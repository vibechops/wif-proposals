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firstLine="0"/>
        <w:rPr>
          <w:rFonts w:ascii="Comfortaa" w:cs="Comfortaa" w:eastAsia="Comfortaa" w:hAnsi="Comfortaa"/>
          <w:b w:val="1"/>
          <w:bCs w:val="1"/>
          <w:color w:val="ff9900"/>
          <w:sz w:val="46"/>
          <w:szCs w:val="46"/>
        </w:rPr>
      </w:pPr>
      <w:bookmarkStart w:colFirst="0" w:colLast="0" w:name="_p0eqxzpdpq3r" w:id="0"/>
      <w:bookmarkEnd w:id="0"/>
      <w:r w:rsidDel="00000000" w:rsidR="00000000" w:rsidRPr="00000000">
        <w:rPr>
          <w:rFonts w:ascii="Comfortaa" w:cs="Comfortaa" w:eastAsia="Comfortaa" w:hAnsi="Comfortaa"/>
          <w:b w:val="1"/>
          <w:bCs w:val="1"/>
          <w:color w:val="ff9900"/>
          <w:sz w:val="46"/>
          <w:szCs w:val="46"/>
          <w:rtl w:val="0"/>
        </w:rPr>
        <w:t xml:space="preserve">WOMEN IN FILM, INDIA</w:t>
      </w:r>
    </w:p>
    <w:p w:rsidR="00000000" w:rsidDel="00000000" w:rsidP="00000000" w:rsidRDefault="00000000" w:rsidRPr="00000000" w14:paraId="00000002">
      <w:pPr>
        <w:pStyle w:val="Heading3"/>
        <w:keepNext w:val="0"/>
        <w:keepLines w:val="0"/>
        <w:spacing w:before="280" w:lineRule="auto"/>
        <w:ind w:left="-720" w:firstLine="0"/>
        <w:rPr>
          <w:rFonts w:ascii="Comfortaa SemiBold" w:cs="Comfortaa SemiBold" w:eastAsia="Comfortaa SemiBold" w:hAnsi="Comfortaa SemiBold"/>
          <w:color w:val="8e7cc3"/>
        </w:rPr>
      </w:pPr>
      <w:bookmarkStart w:colFirst="0" w:colLast="0" w:name="_bb6166cgm05q" w:id="1"/>
      <w:bookmarkEnd w:id="1"/>
      <w:r w:rsidDel="00000000" w:rsidR="00000000" w:rsidRPr="00000000">
        <w:rPr>
          <w:rFonts w:ascii="Comfortaa SemiBold" w:cs="Comfortaa SemiBold" w:eastAsia="Comfortaa SemiBold" w:hAnsi="Comfortaa SemiBold"/>
          <w:color w:val="8e7cc3"/>
          <w:sz w:val="26"/>
          <w:szCs w:val="26"/>
          <w:rtl w:val="0"/>
        </w:rPr>
        <w:t xml:space="preserve">Proposal for the Ministry of Information &amp; Broadcasting</w:t>
      </w: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widowControl w:val="0"/>
        <w:spacing w:before="398.416748046875" w:line="240" w:lineRule="auto"/>
        <w:ind w:left="-720" w:firstLine="0"/>
        <w:rPr>
          <w:rFonts w:ascii="Comfortaa SemiBold" w:cs="Comfortaa SemiBold" w:eastAsia="Comfortaa SemiBold" w:hAnsi="Comfortaa SemiBold"/>
          <w:color w:val="8e7cc3"/>
        </w:rPr>
      </w:pPr>
      <w:r w:rsidDel="00000000" w:rsidR="00000000" w:rsidRPr="00000000">
        <w:rPr>
          <w:rFonts w:ascii="Comfortaa" w:cs="Comfortaa" w:eastAsia="Comfortaa" w:hAnsi="Comfortaa"/>
          <w:b w:val="1"/>
          <w:bCs w:val="1"/>
          <w:color w:val="ff9900"/>
          <w:sz w:val="36"/>
          <w:szCs w:val="36"/>
          <w:rtl w:val="0"/>
        </w:rPr>
        <w:t xml:space="preserve">Objective </w:t>
      </w:r>
      <w:r w:rsidDel="00000000" w:rsidR="00000000" w:rsidRPr="00000000">
        <w:rPr>
          <w:rtl w:val="0"/>
        </w:rPr>
      </w:r>
    </w:p>
    <w:p w:rsidR="00000000" w:rsidDel="00000000" w:rsidP="00000000" w:rsidRDefault="00000000" w:rsidRPr="00000000" w14:paraId="00000005">
      <w:pPr>
        <w:spacing w:after="240" w:before="240" w:lineRule="auto"/>
        <w:ind w:left="-720" w:firstLine="0"/>
        <w:rPr>
          <w:rFonts w:ascii="Comfortaa" w:cs="Comfortaa" w:eastAsia="Comfortaa" w:hAnsi="Comfortaa"/>
          <w:b w:val="1"/>
          <w:bCs w:val="1"/>
          <w:color w:val="ff9900"/>
          <w:sz w:val="36"/>
          <w:szCs w:val="36"/>
        </w:rPr>
      </w:pPr>
      <w:r w:rsidDel="00000000" w:rsidR="00000000" w:rsidRPr="00000000">
        <w:rPr>
          <w:rFonts w:ascii="Comfortaa SemiBold" w:cs="Comfortaa SemiBold" w:eastAsia="Comfortaa SemiBold" w:hAnsi="Comfortaa SemiBold"/>
          <w:color w:val="8e7cc3"/>
          <w:rtl w:val="0"/>
        </w:rPr>
        <w:t xml:space="preserve">Get More Women More Jobs</w:t>
      </w:r>
      <w:r w:rsidDel="00000000" w:rsidR="00000000" w:rsidRPr="00000000">
        <w:rPr>
          <w:rtl w:val="0"/>
        </w:rPr>
      </w:r>
    </w:p>
    <w:p w:rsidR="00000000" w:rsidDel="00000000" w:rsidP="00000000" w:rsidRDefault="00000000" w:rsidRPr="00000000" w14:paraId="00000006">
      <w:pPr>
        <w:widowControl w:val="0"/>
        <w:spacing w:before="320.17333984375" w:line="306.1630153656006" w:lineRule="auto"/>
        <w:ind w:left="-720" w:right="123.49609375" w:firstLine="0"/>
        <w:rPr>
          <w:i w:val="1"/>
          <w:iCs w:val="1"/>
        </w:rPr>
      </w:pPr>
      <w:r w:rsidDel="00000000" w:rsidR="00000000" w:rsidRPr="00000000">
        <w:rPr>
          <w:b w:val="1"/>
          <w:bCs w:val="1"/>
          <w:i w:val="1"/>
          <w:iCs w:val="1"/>
          <w:rtl w:val="0"/>
        </w:rPr>
        <w:t xml:space="preserve">WIF India </w:t>
      </w:r>
      <w:r w:rsidDel="00000000" w:rsidR="00000000" w:rsidRPr="00000000">
        <w:rPr>
          <w:i w:val="1"/>
          <w:iCs w:val="1"/>
          <w:rtl w:val="0"/>
        </w:rPr>
        <w:t xml:space="preserve">is committed to fostering gender parity in the Indian entertainment industry </w:t>
      </w:r>
    </w:p>
    <w:p w:rsidR="00000000" w:rsidDel="00000000" w:rsidP="00000000" w:rsidRDefault="00000000" w:rsidRPr="00000000" w14:paraId="00000007">
      <w:pPr>
        <w:widowControl w:val="0"/>
        <w:spacing w:before="320.17333984375" w:line="306.1630153656006" w:lineRule="auto"/>
        <w:ind w:left="-720" w:right="123.49609375" w:firstLine="0"/>
        <w:rPr>
          <w:i w:val="1"/>
          <w:iCs w:val="1"/>
        </w:rPr>
      </w:pPr>
      <w:r w:rsidDel="00000000" w:rsidR="00000000" w:rsidRPr="00000000">
        <w:rPr>
          <w:i w:val="1"/>
          <w:iCs w:val="1"/>
          <w:rtl w:val="0"/>
        </w:rPr>
        <w:t xml:space="preserve">Together, we strive to create a platform where every woman in the entertainment industry has the opportunity: </w:t>
      </w:r>
    </w:p>
    <w:p w:rsidR="00000000" w:rsidDel="00000000" w:rsidP="00000000" w:rsidRDefault="00000000" w:rsidRPr="00000000" w14:paraId="00000008">
      <w:pPr>
        <w:widowControl w:val="0"/>
        <w:spacing w:before="259.5245361328125" w:line="240" w:lineRule="auto"/>
        <w:ind w:left="-720" w:firstLine="0"/>
        <w:rPr>
          <w:i w:val="1"/>
          <w:iCs w:val="1"/>
        </w:rPr>
      </w:pPr>
      <w:r w:rsidDel="00000000" w:rsidR="00000000" w:rsidRPr="00000000">
        <w:rPr>
          <w:i w:val="1"/>
          <w:iCs w:val="1"/>
          <w:rtl w:val="0"/>
        </w:rPr>
        <w:t xml:space="preserve">To be heard, </w:t>
      </w:r>
    </w:p>
    <w:p w:rsidR="00000000" w:rsidDel="00000000" w:rsidP="00000000" w:rsidRDefault="00000000" w:rsidRPr="00000000" w14:paraId="00000009">
      <w:pPr>
        <w:widowControl w:val="0"/>
        <w:spacing w:before="320.1739501953125" w:line="240" w:lineRule="auto"/>
        <w:ind w:left="-720" w:firstLine="0"/>
        <w:rPr>
          <w:i w:val="1"/>
          <w:iCs w:val="1"/>
        </w:rPr>
      </w:pPr>
      <w:r w:rsidDel="00000000" w:rsidR="00000000" w:rsidRPr="00000000">
        <w:rPr>
          <w:i w:val="1"/>
          <w:iCs w:val="1"/>
          <w:rtl w:val="0"/>
        </w:rPr>
        <w:t xml:space="preserve">To be seen, </w:t>
      </w:r>
    </w:p>
    <w:p w:rsidR="00000000" w:rsidDel="00000000" w:rsidP="00000000" w:rsidRDefault="00000000" w:rsidRPr="00000000" w14:paraId="0000000A">
      <w:pPr>
        <w:widowControl w:val="0"/>
        <w:spacing w:before="320.1739501953125" w:line="240" w:lineRule="auto"/>
        <w:ind w:left="-720" w:firstLine="0"/>
        <w:rPr>
          <w:i w:val="1"/>
          <w:iCs w:val="1"/>
        </w:rPr>
      </w:pPr>
      <w:r w:rsidDel="00000000" w:rsidR="00000000" w:rsidRPr="00000000">
        <w:rPr>
          <w:i w:val="1"/>
          <w:iCs w:val="1"/>
          <w:rtl w:val="0"/>
        </w:rPr>
        <w:t xml:space="preserve">To be able to work together, </w:t>
      </w:r>
    </w:p>
    <w:p w:rsidR="00000000" w:rsidDel="00000000" w:rsidP="00000000" w:rsidRDefault="00000000" w:rsidRPr="00000000" w14:paraId="0000000B">
      <w:pPr>
        <w:widowControl w:val="0"/>
        <w:spacing w:before="320.1739501953125" w:line="240" w:lineRule="auto"/>
        <w:ind w:left="-720" w:firstLine="0"/>
        <w:rPr>
          <w:i w:val="1"/>
          <w:iCs w:val="1"/>
        </w:rPr>
      </w:pPr>
      <w:r w:rsidDel="00000000" w:rsidR="00000000" w:rsidRPr="00000000">
        <w:rPr>
          <w:i w:val="1"/>
          <w:iCs w:val="1"/>
          <w:rtl w:val="0"/>
        </w:rPr>
        <w:t xml:space="preserve">To celebrate each other. </w:t>
      </w:r>
    </w:p>
    <w:p w:rsidR="00000000" w:rsidDel="00000000" w:rsidP="00000000" w:rsidRDefault="00000000" w:rsidRPr="00000000" w14:paraId="0000000C">
      <w:pPr>
        <w:pStyle w:val="Heading2"/>
        <w:keepNext w:val="0"/>
        <w:keepLines w:val="0"/>
        <w:spacing w:after="80" w:lineRule="auto"/>
        <w:ind w:left="-720" w:firstLine="0"/>
        <w:rPr>
          <w:rFonts w:ascii="Comfortaa" w:cs="Comfortaa" w:eastAsia="Comfortaa" w:hAnsi="Comfortaa"/>
          <w:b w:val="1"/>
          <w:bCs w:val="1"/>
          <w:color w:val="ff9900"/>
          <w:sz w:val="34"/>
          <w:szCs w:val="34"/>
        </w:rPr>
      </w:pPr>
      <w:bookmarkStart w:colFirst="0" w:colLast="0" w:name="_pwkbqacetf6j" w:id="2"/>
      <w:bookmarkEnd w:id="2"/>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ind w:left="-720" w:firstLine="0"/>
        <w:rPr>
          <w:rFonts w:ascii="Comfortaa" w:cs="Comfortaa" w:eastAsia="Comfortaa" w:hAnsi="Comfortaa"/>
          <w:b w:val="1"/>
          <w:bCs w:val="1"/>
          <w:color w:val="ff9900"/>
          <w:sz w:val="34"/>
          <w:szCs w:val="34"/>
        </w:rPr>
      </w:pPr>
      <w:bookmarkStart w:colFirst="0" w:colLast="0" w:name="_myyml2s11sd6" w:id="3"/>
      <w:bookmarkEnd w:id="3"/>
      <w:r w:rsidDel="00000000" w:rsidR="00000000" w:rsidRPr="00000000">
        <w:rPr>
          <w:rtl w:val="0"/>
        </w:rPr>
      </w:r>
    </w:p>
    <w:p w:rsidR="00000000" w:rsidDel="00000000" w:rsidP="00000000" w:rsidRDefault="00000000" w:rsidRPr="00000000" w14:paraId="0000001C">
      <w:pPr>
        <w:pStyle w:val="Heading2"/>
        <w:keepNext w:val="0"/>
        <w:keepLines w:val="0"/>
        <w:spacing w:after="80" w:lineRule="auto"/>
        <w:ind w:left="-720" w:firstLine="0"/>
        <w:rPr>
          <w:rFonts w:ascii="Comfortaa" w:cs="Comfortaa" w:eastAsia="Comfortaa" w:hAnsi="Comfortaa"/>
          <w:b w:val="1"/>
          <w:bCs w:val="1"/>
          <w:color w:val="ff9900"/>
          <w:sz w:val="34"/>
          <w:szCs w:val="34"/>
        </w:rPr>
      </w:pPr>
      <w:bookmarkStart w:colFirst="0" w:colLast="0" w:name="_fbewe7mruni7" w:id="4"/>
      <w:bookmarkEnd w:id="4"/>
      <w:r w:rsidDel="00000000" w:rsidR="00000000" w:rsidRPr="00000000">
        <w:rPr>
          <w:rFonts w:ascii="Comfortaa" w:cs="Comfortaa" w:eastAsia="Comfortaa" w:hAnsi="Comfortaa"/>
          <w:b w:val="1"/>
          <w:bCs w:val="1"/>
          <w:color w:val="ff9900"/>
          <w:sz w:val="34"/>
          <w:szCs w:val="34"/>
          <w:rtl w:val="0"/>
        </w:rPr>
        <w:t xml:space="preserve">COVER LETTER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To</w:t>
        <w:br w:type="textWrapping"/>
      </w:r>
      <w:r w:rsidDel="00000000" w:rsidR="00000000" w:rsidRPr="00000000">
        <w:rPr>
          <w:rtl w:val="0"/>
        </w:rPr>
        <w:t xml:space="preserve">Ms. Nidarshana Gowani</w:t>
        <w:br w:type="textWrapping"/>
        <w:t xml:space="preserve">Kamla Mills Foundation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Subject:</w:t>
      </w:r>
      <w:r w:rsidDel="00000000" w:rsidR="00000000" w:rsidRPr="00000000">
        <w:rPr>
          <w:rtl w:val="0"/>
        </w:rPr>
        <w:t xml:space="preserve"> Proposal for Collaboration on Women in Film India’s Internship Program</w:t>
      </w:r>
    </w:p>
    <w:p w:rsidR="00000000" w:rsidDel="00000000" w:rsidP="00000000" w:rsidRDefault="00000000" w:rsidRPr="00000000" w14:paraId="0000001F">
      <w:pPr>
        <w:spacing w:after="240" w:before="240" w:lineRule="auto"/>
        <w:rPr/>
      </w:pPr>
      <w:r w:rsidDel="00000000" w:rsidR="00000000" w:rsidRPr="00000000">
        <w:rPr>
          <w:rtl w:val="0"/>
        </w:rPr>
        <w:t xml:space="preserve">Dear Nidarshana,</w:t>
      </w:r>
    </w:p>
    <w:p w:rsidR="00000000" w:rsidDel="00000000" w:rsidP="00000000" w:rsidRDefault="00000000" w:rsidRPr="00000000" w14:paraId="00000020">
      <w:pPr>
        <w:spacing w:after="240" w:before="240" w:lineRule="auto"/>
        <w:rPr/>
      </w:pPr>
      <w:r w:rsidDel="00000000" w:rsidR="00000000" w:rsidRPr="00000000">
        <w:rPr>
          <w:rtl w:val="0"/>
        </w:rPr>
        <w:t xml:space="preserve">It was a pleasure to connect recently, and thank you again for taking the time to meet with us. The conversation opened up a meaningful doorway of possibility, and I’m excited to now formally share with you a proposal from Women in Film India.</w:t>
      </w:r>
    </w:p>
    <w:p w:rsidR="00000000" w:rsidDel="00000000" w:rsidP="00000000" w:rsidRDefault="00000000" w:rsidRPr="00000000" w14:paraId="00000021">
      <w:pPr>
        <w:spacing w:after="240" w:before="240" w:lineRule="auto"/>
        <w:rPr/>
      </w:pPr>
      <w:r w:rsidDel="00000000" w:rsidR="00000000" w:rsidRPr="00000000">
        <w:rPr>
          <w:rtl w:val="0"/>
        </w:rPr>
        <w:t xml:space="preserve">As you may know, Women in Film India is building a strong ecosystem to support women across all stages of their careers in film, television, OTT, and allied media. One of our flagship initiatives under the </w:t>
      </w:r>
      <w:r w:rsidDel="00000000" w:rsidR="00000000" w:rsidRPr="00000000">
        <w:rPr>
          <w:b w:val="1"/>
          <w:bCs w:val="1"/>
          <w:rtl w:val="0"/>
        </w:rPr>
        <w:t xml:space="preserve">Education</w:t>
      </w:r>
      <w:r w:rsidDel="00000000" w:rsidR="00000000" w:rsidRPr="00000000">
        <w:rPr>
          <w:rtl w:val="0"/>
        </w:rPr>
        <w:t xml:space="preserve"> pillar is the </w:t>
      </w:r>
      <w:r w:rsidDel="00000000" w:rsidR="00000000" w:rsidRPr="00000000">
        <w:rPr>
          <w:b w:val="1"/>
          <w:bCs w:val="1"/>
          <w:rtl w:val="0"/>
        </w:rPr>
        <w:t xml:space="preserve">Internship Program</w:t>
      </w:r>
      <w:r w:rsidDel="00000000" w:rsidR="00000000" w:rsidRPr="00000000">
        <w:rPr>
          <w:rtl w:val="0"/>
        </w:rPr>
        <w:t xml:space="preserve">  designed to place young women in hands-on, paid internships across key departments such as Direction, Writing, Editing, Cinematography, Production, Art, and even Entertainment Law. These internships are 3 to 6 months long, and include travel support, mentorship, and stipends to ensure accessibility for all backgrounds.</w:t>
      </w:r>
    </w:p>
    <w:p w:rsidR="00000000" w:rsidDel="00000000" w:rsidP="00000000" w:rsidRDefault="00000000" w:rsidRPr="00000000" w14:paraId="00000022">
      <w:pPr>
        <w:spacing w:after="240" w:before="240" w:lineRule="auto"/>
        <w:rPr/>
      </w:pPr>
      <w:r w:rsidDel="00000000" w:rsidR="00000000" w:rsidRPr="00000000">
        <w:rPr>
          <w:rtl w:val="0"/>
        </w:rPr>
        <w:t xml:space="preserve">We believe this is a powerful opportunity to level the playing field for young women entering an often opaque and male dominated industry, and we would be honoured to have Kamla Mills Foundation as a founding supporter of this effort.</w:t>
      </w:r>
    </w:p>
    <w:p w:rsidR="00000000" w:rsidDel="00000000" w:rsidP="00000000" w:rsidRDefault="00000000" w:rsidRPr="00000000" w14:paraId="00000023">
      <w:pPr>
        <w:spacing w:after="240" w:before="240" w:lineRule="auto"/>
        <w:rPr/>
      </w:pPr>
      <w:r w:rsidDel="00000000" w:rsidR="00000000" w:rsidRPr="00000000">
        <w:rPr>
          <w:rtl w:val="0"/>
        </w:rPr>
        <w:t xml:space="preserve">Enclosed is the detailed proposal. We hope it reflects the intent and impact we aim to deliver, and the alignment with your vision of building equitable, future forward platforms for women.</w:t>
      </w:r>
    </w:p>
    <w:p w:rsidR="00000000" w:rsidDel="00000000" w:rsidP="00000000" w:rsidRDefault="00000000" w:rsidRPr="00000000" w14:paraId="00000024">
      <w:pPr>
        <w:spacing w:after="240" w:before="240" w:lineRule="auto"/>
        <w:rPr/>
      </w:pPr>
      <w:r w:rsidDel="00000000" w:rsidR="00000000" w:rsidRPr="00000000">
        <w:rPr>
          <w:rtl w:val="0"/>
        </w:rPr>
        <w:t xml:space="preserve">I would be happy to walk you through the proposal in detail or answer any questions you may have. We are very hopeful of building something meaningful together.</w:t>
      </w:r>
    </w:p>
    <w:p w:rsidR="00000000" w:rsidDel="00000000" w:rsidP="00000000" w:rsidRDefault="00000000" w:rsidRPr="00000000" w14:paraId="00000025">
      <w:pPr>
        <w:spacing w:after="240" w:before="240" w:lineRule="auto"/>
        <w:rPr/>
      </w:pPr>
      <w:r w:rsidDel="00000000" w:rsidR="00000000" w:rsidRPr="00000000">
        <w:rPr>
          <w:rtl w:val="0"/>
        </w:rPr>
        <w:t xml:space="preserve">Warm regards,</w:t>
        <w:br w:type="textWrapping"/>
        <w:t xml:space="preserve">Women in Film India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rFonts w:ascii="Comfortaa" w:cs="Comfortaa" w:eastAsia="Comfortaa" w:hAnsi="Comfortaa"/>
          <w:b w:val="1"/>
          <w:bCs w:val="1"/>
          <w:color w:val="ff9900"/>
          <w:sz w:val="36"/>
          <w:szCs w:val="36"/>
        </w:rPr>
      </w:pPr>
      <w:r w:rsidDel="00000000" w:rsidR="00000000" w:rsidRPr="00000000">
        <w:rPr>
          <w:rtl w:val="0"/>
        </w:rPr>
      </w:r>
    </w:p>
    <w:p w:rsidR="00000000" w:rsidDel="00000000" w:rsidP="00000000" w:rsidRDefault="00000000" w:rsidRPr="00000000" w14:paraId="0000002D">
      <w:pPr>
        <w:ind w:left="-720" w:firstLine="0"/>
        <w:rPr>
          <w:rFonts w:ascii="Comfortaa" w:cs="Comfortaa" w:eastAsia="Comfortaa" w:hAnsi="Comfortaa"/>
          <w:b w:val="1"/>
          <w:bCs w:val="1"/>
          <w:color w:val="ff9900"/>
          <w:sz w:val="36"/>
          <w:szCs w:val="36"/>
        </w:rPr>
      </w:pPr>
      <w:r w:rsidDel="00000000" w:rsidR="00000000" w:rsidRPr="00000000">
        <w:rPr>
          <w:rtl w:val="0"/>
        </w:rPr>
      </w:r>
    </w:p>
    <w:p w:rsidR="00000000" w:rsidDel="00000000" w:rsidP="00000000" w:rsidRDefault="00000000" w:rsidRPr="00000000" w14:paraId="0000002E">
      <w:pPr>
        <w:ind w:left="-720" w:firstLine="0"/>
        <w:rPr>
          <w:rFonts w:ascii="Comfortaa" w:cs="Comfortaa" w:eastAsia="Comfortaa" w:hAnsi="Comfortaa"/>
          <w:b w:val="1"/>
          <w:bCs w:val="1"/>
          <w:color w:val="ff9900"/>
          <w:sz w:val="36"/>
          <w:szCs w:val="36"/>
        </w:rPr>
      </w:pPr>
      <w:r w:rsidDel="00000000" w:rsidR="00000000" w:rsidRPr="00000000">
        <w:rPr>
          <w:rtl w:val="0"/>
        </w:rPr>
      </w:r>
    </w:p>
    <w:p w:rsidR="00000000" w:rsidDel="00000000" w:rsidP="00000000" w:rsidRDefault="00000000" w:rsidRPr="00000000" w14:paraId="0000002F">
      <w:pPr>
        <w:ind w:left="-720" w:firstLine="0"/>
        <w:rPr>
          <w:rFonts w:ascii="Comfortaa" w:cs="Comfortaa" w:eastAsia="Comfortaa" w:hAnsi="Comfortaa"/>
          <w:b w:val="1"/>
          <w:bCs w:val="1"/>
          <w:color w:val="ff9900"/>
          <w:sz w:val="36"/>
          <w:szCs w:val="36"/>
        </w:rPr>
      </w:pPr>
      <w:r w:rsidDel="00000000" w:rsidR="00000000" w:rsidRPr="00000000">
        <w:rPr>
          <w:rFonts w:ascii="Comfortaa" w:cs="Comfortaa" w:eastAsia="Comfortaa" w:hAnsi="Comfortaa"/>
          <w:b w:val="1"/>
          <w:bCs w:val="1"/>
          <w:color w:val="ff9900"/>
          <w:sz w:val="36"/>
          <w:szCs w:val="36"/>
          <w:rtl w:val="0"/>
        </w:rPr>
        <w:t xml:space="preserve">EXECUTIVE SUMMARY </w:t>
      </w:r>
    </w:p>
    <w:p w:rsidR="00000000" w:rsidDel="00000000" w:rsidP="00000000" w:rsidRDefault="00000000" w:rsidRPr="00000000" w14:paraId="00000030">
      <w:pPr>
        <w:spacing w:after="240" w:before="240" w:lineRule="auto"/>
        <w:ind w:left="-720" w:firstLine="0"/>
        <w:rPr>
          <w:sz w:val="24"/>
          <w:szCs w:val="24"/>
        </w:rPr>
      </w:pPr>
      <w:r w:rsidDel="00000000" w:rsidR="00000000" w:rsidRPr="00000000">
        <w:rPr>
          <w:sz w:val="24"/>
          <w:szCs w:val="24"/>
          <w:rtl w:val="0"/>
        </w:rPr>
        <w:t xml:space="preserve">Our objective is to increase women’s participation and leadership in the media sector by creating access to skill development, mentorship, and industry exposure.</w:t>
      </w:r>
    </w:p>
    <w:p w:rsidR="00000000" w:rsidDel="00000000" w:rsidP="00000000" w:rsidRDefault="00000000" w:rsidRPr="00000000" w14:paraId="00000031">
      <w:pPr>
        <w:spacing w:after="240" w:before="240" w:lineRule="auto"/>
        <w:ind w:left="-720" w:firstLine="0"/>
        <w:rPr>
          <w:sz w:val="24"/>
          <w:szCs w:val="24"/>
        </w:rPr>
      </w:pPr>
      <w:r w:rsidDel="00000000" w:rsidR="00000000" w:rsidRPr="00000000">
        <w:rPr>
          <w:sz w:val="24"/>
          <w:szCs w:val="24"/>
          <w:rtl w:val="0"/>
        </w:rPr>
        <w:t xml:space="preserve">Through this proposal, we seek funding support from the Ministry of Information &amp; Broadcasting to implement a nationwide initiative comprising mentorship programs, workshops, and high-impact labs that will equip women with the skills and networks necessary to thrive in a rapidly evolving media landscape.</w:t>
      </w:r>
    </w:p>
    <w:p w:rsidR="00000000" w:rsidDel="00000000" w:rsidP="00000000" w:rsidRDefault="00000000" w:rsidRPr="00000000" w14:paraId="00000032">
      <w:pPr>
        <w:spacing w:after="240" w:before="240" w:lineRule="auto"/>
        <w:ind w:left="-720" w:firstLine="0"/>
        <w:rPr>
          <w:sz w:val="24"/>
          <w:szCs w:val="24"/>
        </w:rPr>
      </w:pPr>
      <w:r w:rsidDel="00000000" w:rsidR="00000000" w:rsidRPr="00000000">
        <w:rPr>
          <w:sz w:val="24"/>
          <w:szCs w:val="24"/>
          <w:rtl w:val="0"/>
        </w:rPr>
        <w:t xml:space="preserve">These programs are designed to build a strong talent pipeline, support mid-career women re-entering the workforce, and enhance India’s global creative reputation. With support from WIF LA and in collaboration with Indian industry leaders, we aim to foster local and international opportunities for Indian women in film, while also contributing to the Government’s broader vision of employment generation, capacity building, and cultural diplomacy</w:t>
      </w:r>
    </w:p>
    <w:p w:rsidR="00000000" w:rsidDel="00000000" w:rsidP="00000000" w:rsidRDefault="00000000" w:rsidRPr="00000000" w14:paraId="0000003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ind w:left="-720" w:firstLine="0"/>
        <w:rPr/>
      </w:pPr>
      <w:bookmarkStart w:colFirst="0" w:colLast="0" w:name="_ttw7or9xmzls" w:id="5"/>
      <w:bookmarkEnd w:id="5"/>
      <w:r w:rsidDel="00000000" w:rsidR="00000000" w:rsidRPr="00000000">
        <w:rPr>
          <w:rFonts w:ascii="Comfortaa" w:cs="Comfortaa" w:eastAsia="Comfortaa" w:hAnsi="Comfortaa"/>
          <w:b w:val="1"/>
          <w:bCs w:val="1"/>
          <w:color w:val="ff9900"/>
          <w:sz w:val="34"/>
          <w:szCs w:val="34"/>
          <w:rtl w:val="0"/>
        </w:rPr>
        <w:t xml:space="preserve">ABOUT WOMEN IN FILM, INDIA</w:t>
      </w:r>
      <w:r w:rsidDel="00000000" w:rsidR="00000000" w:rsidRPr="00000000">
        <w:rPr>
          <w:rtl w:val="0"/>
        </w:rPr>
      </w:r>
    </w:p>
    <w:p w:rsidR="00000000" w:rsidDel="00000000" w:rsidP="00000000" w:rsidRDefault="00000000" w:rsidRPr="00000000" w14:paraId="00000035">
      <w:pPr>
        <w:spacing w:after="240" w:before="240" w:lineRule="auto"/>
        <w:ind w:left="-720" w:firstLine="0"/>
        <w:rPr/>
      </w:pPr>
      <w:r w:rsidDel="00000000" w:rsidR="00000000" w:rsidRPr="00000000">
        <w:rPr>
          <w:b w:val="1"/>
          <w:bCs w:val="1"/>
          <w:rtl w:val="0"/>
        </w:rPr>
        <w:t xml:space="preserve">Women in Film (WIF) India</w:t>
      </w:r>
      <w:r w:rsidDel="00000000" w:rsidR="00000000" w:rsidRPr="00000000">
        <w:rPr>
          <w:rtl w:val="0"/>
        </w:rPr>
        <w:t xml:space="preserve">, supported by </w:t>
      </w:r>
      <w:r w:rsidDel="00000000" w:rsidR="00000000" w:rsidRPr="00000000">
        <w:rPr>
          <w:b w:val="1"/>
          <w:bCs w:val="1"/>
          <w:rtl w:val="0"/>
        </w:rPr>
        <w:t xml:space="preserve">Women in Film Los Angeles (WIF LA)</w:t>
      </w:r>
      <w:r w:rsidDel="00000000" w:rsidR="00000000" w:rsidRPr="00000000">
        <w:rPr>
          <w:rtl w:val="0"/>
        </w:rPr>
        <w:t xml:space="preserve"> a globally recognized non-profit committed to advancing gender equity in media, is dedicated to empowering women across the Indian film, television, and digital content industries.</w:t>
      </w:r>
    </w:p>
    <w:p w:rsidR="00000000" w:rsidDel="00000000" w:rsidP="00000000" w:rsidRDefault="00000000" w:rsidRPr="00000000" w14:paraId="00000036">
      <w:pPr>
        <w:spacing w:after="240" w:before="240" w:lineRule="auto"/>
        <w:ind w:left="-720" w:firstLine="0"/>
        <w:rPr/>
      </w:pPr>
      <w:r w:rsidDel="00000000" w:rsidR="00000000" w:rsidRPr="00000000">
        <w:rPr>
          <w:b w:val="1"/>
          <w:bCs w:val="1"/>
          <w:rtl w:val="0"/>
        </w:rPr>
        <w:t xml:space="preserve">Women in Film (WIF) India</w:t>
      </w:r>
      <w:r w:rsidDel="00000000" w:rsidR="00000000" w:rsidRPr="00000000">
        <w:rPr>
          <w:rtl w:val="0"/>
        </w:rPr>
        <w:t xml:space="preserve"> is a national initiative committed to empowering women across the Indian film, television, and digital media industries. Our mission is to create a more inclusive and equitable ecosystem where women have equal opportunities to learn, lead, and thrive—across creative, technical, and leadership roles.</w:t>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WIF India works to address the deep-rooted gender gap in media by:</w:t>
      </w:r>
    </w:p>
    <w:p w:rsidR="00000000" w:rsidDel="00000000" w:rsidP="00000000" w:rsidRDefault="00000000" w:rsidRPr="00000000" w14:paraId="00000038">
      <w:pPr>
        <w:numPr>
          <w:ilvl w:val="0"/>
          <w:numId w:val="2"/>
        </w:numPr>
        <w:spacing w:after="0" w:afterAutospacing="0" w:before="240" w:lineRule="auto"/>
        <w:ind w:left="-720" w:firstLine="0"/>
      </w:pPr>
      <w:r w:rsidDel="00000000" w:rsidR="00000000" w:rsidRPr="00000000">
        <w:rPr>
          <w:rtl w:val="0"/>
        </w:rPr>
        <w:t xml:space="preserve">Providing </w:t>
      </w:r>
      <w:r w:rsidDel="00000000" w:rsidR="00000000" w:rsidRPr="00000000">
        <w:rPr>
          <w:b w:val="1"/>
          <w:bCs w:val="1"/>
          <w:rtl w:val="0"/>
        </w:rPr>
        <w:t xml:space="preserve">mentorship and leadership development</w:t>
      </w:r>
    </w:p>
    <w:p w:rsidR="00000000" w:rsidDel="00000000" w:rsidP="00000000" w:rsidRDefault="00000000" w:rsidRPr="00000000" w14:paraId="00000039">
      <w:pPr>
        <w:numPr>
          <w:ilvl w:val="0"/>
          <w:numId w:val="2"/>
        </w:numPr>
        <w:spacing w:after="0" w:afterAutospacing="0" w:before="0" w:beforeAutospacing="0" w:lineRule="auto"/>
        <w:ind w:left="-720" w:firstLine="0"/>
      </w:pPr>
      <w:r w:rsidDel="00000000" w:rsidR="00000000" w:rsidRPr="00000000">
        <w:rPr>
          <w:rtl w:val="0"/>
        </w:rPr>
        <w:t xml:space="preserve">Conducting </w:t>
      </w:r>
      <w:r w:rsidDel="00000000" w:rsidR="00000000" w:rsidRPr="00000000">
        <w:rPr>
          <w:b w:val="1"/>
          <w:bCs w:val="1"/>
          <w:rtl w:val="0"/>
        </w:rPr>
        <w:t xml:space="preserve">skill-building workshops and training programs</w:t>
      </w:r>
    </w:p>
    <w:p w:rsidR="00000000" w:rsidDel="00000000" w:rsidP="00000000" w:rsidRDefault="00000000" w:rsidRPr="00000000" w14:paraId="0000003A">
      <w:pPr>
        <w:numPr>
          <w:ilvl w:val="0"/>
          <w:numId w:val="2"/>
        </w:numPr>
        <w:spacing w:after="240" w:before="0" w:beforeAutospacing="0" w:lineRule="auto"/>
        <w:ind w:left="-720" w:firstLine="0"/>
      </w:pPr>
      <w:r w:rsidDel="00000000" w:rsidR="00000000" w:rsidRPr="00000000">
        <w:rPr>
          <w:rtl w:val="0"/>
        </w:rPr>
        <w:t xml:space="preserve">Creating </w:t>
      </w:r>
      <w:r w:rsidDel="00000000" w:rsidR="00000000" w:rsidRPr="00000000">
        <w:rPr>
          <w:b w:val="1"/>
          <w:bCs w:val="1"/>
          <w:rtl w:val="0"/>
        </w:rPr>
        <w:t xml:space="preserve">direct pathways to employment and industry access</w:t>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Through a nationwide structure of programs including fellowships, labs, internships, and masterclasses WIF India is building a sustainable talent pipeline and supporting women at every stage of their careers.</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With a clear focus on action and outcomes, WIF India is not just advocating for change, we are building the infrastructure to make it happen. Our goal is simple yet urgent:</w:t>
        <w:br w:type="textWrapping"/>
      </w:r>
      <w:r w:rsidDel="00000000" w:rsidR="00000000" w:rsidRPr="00000000">
        <w:rPr>
          <w:b w:val="1"/>
          <w:bCs w:val="1"/>
          <w:rtl w:val="0"/>
        </w:rPr>
        <w:t xml:space="preserve">Get More Women More Jobs.</w: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ind w:left="-720" w:firstLine="0"/>
        <w:rPr>
          <w:rFonts w:ascii="Comfortaa" w:cs="Comfortaa" w:eastAsia="Comfortaa" w:hAnsi="Comfortaa"/>
          <w:b w:val="1"/>
          <w:bCs w:val="1"/>
          <w:color w:val="ff9900"/>
          <w:sz w:val="34"/>
          <w:szCs w:val="34"/>
        </w:rPr>
      </w:pPr>
      <w:bookmarkStart w:colFirst="0" w:colLast="0" w:name="_b4uq8txgq6dx" w:id="6"/>
      <w:bookmarkEnd w:id="6"/>
      <w:r w:rsidDel="00000000" w:rsidR="00000000" w:rsidRPr="00000000">
        <w:rPr>
          <w:rtl w:val="0"/>
        </w:rPr>
      </w:r>
    </w:p>
    <w:p w:rsidR="00000000" w:rsidDel="00000000" w:rsidP="00000000" w:rsidRDefault="00000000" w:rsidRPr="00000000" w14:paraId="0000003E">
      <w:pPr>
        <w:pStyle w:val="Heading2"/>
        <w:keepNext w:val="0"/>
        <w:keepLines w:val="0"/>
        <w:spacing w:after="80" w:lineRule="auto"/>
        <w:ind w:left="-720" w:firstLine="0"/>
        <w:rPr/>
      </w:pPr>
      <w:bookmarkStart w:colFirst="0" w:colLast="0" w:name="_coo8jxu8lhov" w:id="7"/>
      <w:bookmarkEnd w:id="7"/>
      <w:r w:rsidDel="00000000" w:rsidR="00000000" w:rsidRPr="00000000">
        <w:rPr>
          <w:rFonts w:ascii="Comfortaa" w:cs="Comfortaa" w:eastAsia="Comfortaa" w:hAnsi="Comfortaa"/>
          <w:b w:val="1"/>
          <w:bCs w:val="1"/>
          <w:color w:val="ff9900"/>
          <w:sz w:val="34"/>
          <w:szCs w:val="34"/>
          <w:rtl w:val="0"/>
        </w:rPr>
        <w:t xml:space="preserve">OUR TEAM </w:t>
      </w:r>
      <w:r w:rsidDel="00000000" w:rsidR="00000000" w:rsidRPr="00000000">
        <w:rPr>
          <w:rtl w:val="0"/>
        </w:rPr>
      </w:r>
    </w:p>
    <w:p w:rsidR="00000000" w:rsidDel="00000000" w:rsidP="00000000" w:rsidRDefault="00000000" w:rsidRPr="00000000" w14:paraId="0000003F">
      <w:pPr>
        <w:widowControl w:val="0"/>
        <w:spacing w:before="330.8233642578125" w:line="280.6494140625" w:lineRule="auto"/>
        <w:ind w:left="-720" w:right="194.2919921875" w:firstLine="0"/>
        <w:rPr/>
      </w:pPr>
      <w:r w:rsidDel="00000000" w:rsidR="00000000" w:rsidRPr="00000000">
        <w:rPr>
          <w:rtl w:val="0"/>
        </w:rPr>
        <w:t xml:space="preserve">Our team is composed of experienced professionals dedicated to advancing gender parity and empowering women in the Indian film and media industry. Each member brings unique expertise and a shared commitment to fostering inclusivity through impactful initiatives. </w:t>
      </w:r>
    </w:p>
    <w:p w:rsidR="00000000" w:rsidDel="00000000" w:rsidP="00000000" w:rsidRDefault="00000000" w:rsidRPr="00000000" w14:paraId="00000040">
      <w:pPr>
        <w:widowControl w:val="0"/>
        <w:spacing w:before="254.8358154296875" w:line="240" w:lineRule="auto"/>
        <w:ind w:left="-720" w:firstLine="0"/>
        <w:rPr>
          <w:b w:val="1"/>
          <w:bCs w:val="1"/>
        </w:rPr>
      </w:pPr>
      <w:r w:rsidDel="00000000" w:rsidR="00000000" w:rsidRPr="00000000">
        <w:rPr>
          <w:b w:val="1"/>
          <w:bCs w:val="1"/>
          <w:rtl w:val="0"/>
        </w:rPr>
        <w:t xml:space="preserve">Guneet Monga </w:t>
      </w:r>
    </w:p>
    <w:p w:rsidR="00000000" w:rsidDel="00000000" w:rsidP="00000000" w:rsidRDefault="00000000" w:rsidRPr="00000000" w14:paraId="00000041">
      <w:pPr>
        <w:widowControl w:val="0"/>
        <w:spacing w:before="52.0928955078125" w:line="240" w:lineRule="auto"/>
        <w:ind w:left="-720" w:firstLine="0"/>
        <w:rPr>
          <w:i w:val="1"/>
          <w:iCs w:val="1"/>
        </w:rPr>
      </w:pPr>
      <w:r w:rsidDel="00000000" w:rsidR="00000000" w:rsidRPr="00000000">
        <w:rPr>
          <w:i w:val="1"/>
          <w:iCs w:val="1"/>
          <w:rtl w:val="0"/>
        </w:rPr>
        <w:t xml:space="preserve">Producer &amp; Founder </w:t>
      </w:r>
    </w:p>
    <w:p w:rsidR="00000000" w:rsidDel="00000000" w:rsidP="00000000" w:rsidRDefault="00000000" w:rsidRPr="00000000" w14:paraId="00000042">
      <w:pPr>
        <w:widowControl w:val="0"/>
        <w:spacing w:before="52.0928955078125" w:line="240" w:lineRule="auto"/>
        <w:ind w:left="-720" w:firstLine="0"/>
        <w:rPr>
          <w:i w:val="1"/>
          <w:iCs w:val="1"/>
        </w:rPr>
      </w:pPr>
      <w:r w:rsidDel="00000000" w:rsidR="00000000" w:rsidRPr="00000000">
        <w:rPr>
          <w:i w:val="1"/>
          <w:iCs w:val="1"/>
        </w:rPr>
        <w:drawing>
          <wp:inline distB="114300" distT="114300" distL="114300" distR="114300">
            <wp:extent cx="1790700" cy="221646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790700" cy="221646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before="52.1026611328125" w:line="280.6494140625" w:lineRule="auto"/>
        <w:ind w:left="-720" w:right="147.213134765625" w:firstLine="0"/>
        <w:rPr/>
      </w:pPr>
      <w:r w:rsidDel="00000000" w:rsidR="00000000" w:rsidRPr="00000000">
        <w:rPr>
          <w:rtl w:val="0"/>
        </w:rPr>
        <w:t xml:space="preserve">An Academy Award-winning producer, Guneet Monga is one of the most influential figures in the Indian film industry. With a diverse portfolio of successful films, Guneet’s work has not only redefined Indian cinema but also championed women’s voices in the industry. As the driving force behind the vision of bringing Women In Film to India, Guneet brings her unparalleled experience and passion for gender equality, making her an indispensable leader in pushing this initiative forward. </w:t>
      </w:r>
    </w:p>
    <w:p w:rsidR="00000000" w:rsidDel="00000000" w:rsidP="00000000" w:rsidRDefault="00000000" w:rsidRPr="00000000" w14:paraId="00000044">
      <w:pPr>
        <w:widowControl w:val="0"/>
        <w:spacing w:before="52.1026611328125" w:line="280.6494140625" w:lineRule="auto"/>
        <w:ind w:left="-720" w:right="147.213134765625" w:firstLine="0"/>
        <w:rPr/>
      </w:pPr>
      <w:r w:rsidDel="00000000" w:rsidR="00000000" w:rsidRPr="00000000">
        <w:rPr>
          <w:rtl w:val="0"/>
        </w:rPr>
      </w:r>
    </w:p>
    <w:p w:rsidR="00000000" w:rsidDel="00000000" w:rsidP="00000000" w:rsidRDefault="00000000" w:rsidRPr="00000000" w14:paraId="00000045">
      <w:pPr>
        <w:widowControl w:val="0"/>
        <w:spacing w:line="240" w:lineRule="auto"/>
        <w:ind w:left="-720" w:firstLine="0"/>
        <w:rPr>
          <w:b w:val="1"/>
          <w:bCs w:val="1"/>
        </w:rPr>
      </w:pPr>
      <w:r w:rsidDel="00000000" w:rsidR="00000000" w:rsidRPr="00000000">
        <w:rPr>
          <w:b w:val="1"/>
          <w:bCs w:val="1"/>
          <w:rtl w:val="0"/>
        </w:rPr>
        <w:t xml:space="preserve">Rabia Chopra </w:t>
      </w:r>
    </w:p>
    <w:p w:rsidR="00000000" w:rsidDel="00000000" w:rsidP="00000000" w:rsidRDefault="00000000" w:rsidRPr="00000000" w14:paraId="00000046">
      <w:pPr>
        <w:widowControl w:val="0"/>
        <w:spacing w:before="52.098388671875" w:line="240" w:lineRule="auto"/>
        <w:ind w:left="-720" w:firstLine="0"/>
        <w:rPr>
          <w:i w:val="1"/>
          <w:iCs w:val="1"/>
        </w:rPr>
      </w:pPr>
      <w:r w:rsidDel="00000000" w:rsidR="00000000" w:rsidRPr="00000000">
        <w:rPr>
          <w:i w:val="1"/>
          <w:iCs w:val="1"/>
          <w:rtl w:val="0"/>
        </w:rPr>
        <w:t xml:space="preserve">Director of Program and Development </w:t>
      </w:r>
    </w:p>
    <w:p w:rsidR="00000000" w:rsidDel="00000000" w:rsidP="00000000" w:rsidRDefault="00000000" w:rsidRPr="00000000" w14:paraId="00000047">
      <w:pPr>
        <w:widowControl w:val="0"/>
        <w:spacing w:before="52.098388671875" w:line="240" w:lineRule="auto"/>
        <w:ind w:left="-720" w:firstLine="0"/>
        <w:rPr>
          <w:i w:val="1"/>
          <w:iCs w:val="1"/>
        </w:rPr>
      </w:pPr>
      <w:r w:rsidDel="00000000" w:rsidR="00000000" w:rsidRPr="00000000">
        <w:rPr>
          <w:i w:val="1"/>
          <w:iCs w:val="1"/>
        </w:rPr>
        <w:drawing>
          <wp:inline distB="114300" distT="114300" distL="114300" distR="114300">
            <wp:extent cx="1562100" cy="1932360"/>
            <wp:effectExtent b="0" l="0" r="0" t="0"/>
            <wp:docPr id="3" name="image2.jpg"/>
            <a:graphic>
              <a:graphicData uri="http://schemas.openxmlformats.org/drawingml/2006/picture">
                <pic:pic>
                  <pic:nvPicPr>
                    <pic:cNvPr id="0" name="image2.jpg"/>
                    <pic:cNvPicPr preferRelativeResize="0"/>
                  </pic:nvPicPr>
                  <pic:blipFill>
                    <a:blip r:embed="rId7"/>
                    <a:srcRect b="13169" l="0" r="0" t="3686"/>
                    <a:stretch>
                      <a:fillRect/>
                    </a:stretch>
                  </pic:blipFill>
                  <pic:spPr>
                    <a:xfrm>
                      <a:off x="0" y="0"/>
                      <a:ext cx="1562100" cy="193236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spacing w:before="52.098388671875" w:line="280.6494140625" w:lineRule="auto"/>
        <w:ind w:left="-720" w:right="191.849365234375" w:firstLine="0"/>
        <w:rPr/>
      </w:pPr>
      <w:r w:rsidDel="00000000" w:rsidR="00000000" w:rsidRPr="00000000">
        <w:rPr>
          <w:rtl w:val="0"/>
        </w:rPr>
        <w:t xml:space="preserve">Rabia brings a deep commitment to supporting women in the media industry, leading the development building the foundation of WIF India. With 15 years of experience in program management and gender advocacy, Rabia plays a pivotal role in overseeing partnerships, strategic planning, and industry engagement, ensuring that the program bridges the gap between talent and opportunity for women in the industry. </w:t>
      </w:r>
    </w:p>
    <w:p w:rsidR="00000000" w:rsidDel="00000000" w:rsidP="00000000" w:rsidRDefault="00000000" w:rsidRPr="00000000" w14:paraId="00000049">
      <w:pPr>
        <w:widowControl w:val="0"/>
        <w:spacing w:before="254.8358154296875" w:line="240" w:lineRule="auto"/>
        <w:ind w:left="-720" w:firstLine="0"/>
        <w:rPr>
          <w:b w:val="1"/>
          <w:bCs w:val="1"/>
        </w:rPr>
      </w:pPr>
      <w:r w:rsidDel="00000000" w:rsidR="00000000" w:rsidRPr="00000000">
        <w:rPr>
          <w:b w:val="1"/>
          <w:bCs w:val="1"/>
          <w:rtl w:val="0"/>
        </w:rPr>
        <w:t xml:space="preserve">Diya Panjwani </w:t>
      </w:r>
    </w:p>
    <w:p w:rsidR="00000000" w:rsidDel="00000000" w:rsidP="00000000" w:rsidRDefault="00000000" w:rsidRPr="00000000" w14:paraId="0000004A">
      <w:pPr>
        <w:widowControl w:val="0"/>
        <w:spacing w:before="52.0977783203125" w:line="240" w:lineRule="auto"/>
        <w:ind w:left="-720" w:firstLine="0"/>
        <w:rPr>
          <w:i w:val="1"/>
          <w:iCs w:val="1"/>
        </w:rPr>
      </w:pPr>
      <w:r w:rsidDel="00000000" w:rsidR="00000000" w:rsidRPr="00000000">
        <w:rPr>
          <w:i w:val="1"/>
          <w:iCs w:val="1"/>
          <w:rtl w:val="0"/>
        </w:rPr>
        <w:t xml:space="preserve">Project Coordinator </w:t>
      </w:r>
    </w:p>
    <w:p w:rsidR="00000000" w:rsidDel="00000000" w:rsidP="00000000" w:rsidRDefault="00000000" w:rsidRPr="00000000" w14:paraId="0000004B">
      <w:pPr>
        <w:widowControl w:val="0"/>
        <w:spacing w:before="52.0977783203125" w:line="240" w:lineRule="auto"/>
        <w:ind w:left="-720" w:firstLine="0"/>
        <w:rPr>
          <w:i w:val="1"/>
          <w:iCs w:val="1"/>
        </w:rPr>
      </w:pPr>
      <w:r w:rsidDel="00000000" w:rsidR="00000000" w:rsidRPr="00000000">
        <w:rPr>
          <w:i w:val="1"/>
          <w:iCs w:val="1"/>
        </w:rPr>
        <w:drawing>
          <wp:inline distB="114300" distT="114300" distL="114300" distR="114300">
            <wp:extent cx="1771650" cy="2400457"/>
            <wp:effectExtent b="0" l="0" r="0" t="0"/>
            <wp:docPr id="2" name="image3.jpg"/>
            <a:graphic>
              <a:graphicData uri="http://schemas.openxmlformats.org/drawingml/2006/picture">
                <pic:pic>
                  <pic:nvPicPr>
                    <pic:cNvPr id="0" name="image3.jpg"/>
                    <pic:cNvPicPr preferRelativeResize="0"/>
                  </pic:nvPicPr>
                  <pic:blipFill>
                    <a:blip r:embed="rId8"/>
                    <a:srcRect b="23631" l="0" r="0" t="0"/>
                    <a:stretch>
                      <a:fillRect/>
                    </a:stretch>
                  </pic:blipFill>
                  <pic:spPr>
                    <a:xfrm>
                      <a:off x="0" y="0"/>
                      <a:ext cx="1771650" cy="240045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spacing w:before="52.0977783203125" w:line="280.6494140625" w:lineRule="auto"/>
        <w:ind w:left="-720" w:right="612.821044921875" w:firstLine="0"/>
        <w:rPr/>
      </w:pPr>
      <w:r w:rsidDel="00000000" w:rsidR="00000000" w:rsidRPr="00000000">
        <w:rPr>
          <w:rtl w:val="0"/>
        </w:rPr>
        <w:t xml:space="preserve">Diya provides crucial support in coordinating all aspects of bringing the team together and administrating WIF India. Her excellent organizational skills help maintain timelines and streamline communication between the team and external partners. Diya’s role ensures that the program’s operations run smoothly and that all team efforts are aligned with the program’s goals. </w:t>
      </w:r>
    </w:p>
    <w:p w:rsidR="00000000" w:rsidDel="00000000" w:rsidP="00000000" w:rsidRDefault="00000000" w:rsidRPr="00000000" w14:paraId="0000004D">
      <w:pPr>
        <w:widowControl w:val="0"/>
        <w:spacing w:before="254.8358154296875" w:line="280.6494140625" w:lineRule="auto"/>
        <w:ind w:left="-720" w:right="207.66845703125" w:firstLine="0"/>
        <w:rPr/>
      </w:pPr>
      <w:r w:rsidDel="00000000" w:rsidR="00000000" w:rsidRPr="00000000">
        <w:rPr>
          <w:rtl w:val="0"/>
        </w:rPr>
        <w:t xml:space="preserve">Together, this team combines expertise across production, program management, communication, and project coordination to ensure the success and sustainability of </w:t>
      </w:r>
      <w:r w:rsidDel="00000000" w:rsidR="00000000" w:rsidRPr="00000000">
        <w:rPr>
          <w:b w:val="1"/>
          <w:bCs w:val="1"/>
          <w:rtl w:val="0"/>
        </w:rPr>
        <w:t xml:space="preserve">WIF India </w:t>
      </w:r>
      <w:r w:rsidDel="00000000" w:rsidR="00000000" w:rsidRPr="00000000">
        <w:rPr>
          <w:rtl w:val="0"/>
        </w:rPr>
        <w:t xml:space="preserve">as a transformative resource for the Indian media industry. </w:t>
      </w:r>
    </w:p>
    <w:p w:rsidR="00000000" w:rsidDel="00000000" w:rsidP="00000000" w:rsidRDefault="00000000" w:rsidRPr="00000000" w14:paraId="0000004E">
      <w:pPr>
        <w:pStyle w:val="Heading2"/>
        <w:keepNext w:val="0"/>
        <w:keepLines w:val="0"/>
        <w:spacing w:after="80" w:lineRule="auto"/>
        <w:ind w:left="-720" w:firstLine="0"/>
        <w:rPr/>
      </w:pPr>
      <w:bookmarkStart w:colFirst="0" w:colLast="0" w:name="_tc7iuudyqq2f" w:id="8"/>
      <w:bookmarkEnd w:id="8"/>
      <w:r w:rsidDel="00000000" w:rsidR="00000000" w:rsidRPr="00000000">
        <w:rPr>
          <w:rFonts w:ascii="Comfortaa" w:cs="Comfortaa" w:eastAsia="Comfortaa" w:hAnsi="Comfortaa"/>
          <w:b w:val="1"/>
          <w:bCs w:val="1"/>
          <w:color w:val="ff9900"/>
          <w:sz w:val="34"/>
          <w:szCs w:val="34"/>
          <w:rtl w:val="0"/>
        </w:rPr>
        <w:t xml:space="preserve">THE ADVISORY BOARD</w:t>
      </w:r>
      <w:r w:rsidDel="00000000" w:rsidR="00000000" w:rsidRPr="00000000">
        <w:rPr>
          <w:rtl w:val="0"/>
        </w:rPr>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WIF India is guided by an exceptional Board of industry leaders, creators, and changemakers who bring deep expertise, credibility, and vision to our mission. Representing a cross-section of India’s film, media, digital, policy, and corporate sectors, the Board plays a critical role in shaping strategy, ensuring accountability, and amplifying the impact of our programs.</w:t>
      </w:r>
    </w:p>
    <w:p w:rsidR="00000000" w:rsidDel="00000000" w:rsidP="00000000" w:rsidRDefault="00000000" w:rsidRPr="00000000" w14:paraId="00000050">
      <w:pPr>
        <w:spacing w:after="240" w:before="240" w:lineRule="auto"/>
        <w:ind w:left="-720" w:firstLine="0"/>
        <w:rPr/>
      </w:pPr>
      <w:r w:rsidDel="00000000" w:rsidR="00000000" w:rsidRPr="00000000">
        <w:rPr>
          <w:rtl w:val="0"/>
        </w:rPr>
        <w:t xml:space="preserve">Their collective experience and commitment ensure that WIF India remains connected to the realities of the industry while pushing forward a progressive, inclusive agenda for the future.</w:t>
      </w:r>
    </w:p>
    <w:p w:rsidR="00000000" w:rsidDel="00000000" w:rsidP="00000000" w:rsidRDefault="00000000" w:rsidRPr="00000000" w14:paraId="0000005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2">
      <w:pPr>
        <w:spacing w:after="240" w:before="240" w:lineRule="auto"/>
        <w:ind w:left="-720" w:firstLine="0"/>
        <w:rPr>
          <w:b w:val="1"/>
          <w:bCs w:val="1"/>
        </w:rPr>
      </w:pPr>
      <w:r w:rsidDel="00000000" w:rsidR="00000000" w:rsidRPr="00000000">
        <w:rPr>
          <w:b w:val="1"/>
          <w:bCs w:val="1"/>
          <w:rtl w:val="0"/>
        </w:rPr>
        <w:t xml:space="preserve">Board Members:</w:t>
      </w:r>
    </w:p>
    <w:p w:rsidR="00000000" w:rsidDel="00000000" w:rsidP="00000000" w:rsidRDefault="00000000" w:rsidRPr="00000000" w14:paraId="00000053">
      <w:pPr>
        <w:numPr>
          <w:ilvl w:val="0"/>
          <w:numId w:val="4"/>
        </w:numPr>
        <w:spacing w:after="0" w:afterAutospacing="0" w:before="240" w:lineRule="auto"/>
        <w:ind w:left="-720" w:firstLine="0"/>
      </w:pPr>
      <w:hyperlink r:id="rId9">
        <w:r w:rsidDel="00000000" w:rsidR="00000000" w:rsidRPr="00000000">
          <w:rPr>
            <w:b w:val="1"/>
            <w:bCs w:val="1"/>
            <w:color w:val="1155cc"/>
            <w:u w:val="single"/>
            <w:rtl w:val="0"/>
          </w:rPr>
          <w:t xml:space="preserve">Anupama Chopra</w:t>
        </w:r>
      </w:hyperlink>
      <w:r w:rsidDel="00000000" w:rsidR="00000000" w:rsidRPr="00000000">
        <w:rPr>
          <w:rtl w:val="0"/>
        </w:rPr>
        <w:t xml:space="preserve"> – Film Journalist</w:t>
      </w:r>
    </w:p>
    <w:p w:rsidR="00000000" w:rsidDel="00000000" w:rsidP="00000000" w:rsidRDefault="00000000" w:rsidRPr="00000000" w14:paraId="00000054">
      <w:pPr>
        <w:numPr>
          <w:ilvl w:val="0"/>
          <w:numId w:val="4"/>
        </w:numPr>
        <w:spacing w:after="0" w:afterAutospacing="0" w:before="0" w:beforeAutospacing="0" w:lineRule="auto"/>
        <w:ind w:left="-720" w:firstLine="0"/>
      </w:pPr>
      <w:hyperlink r:id="rId10">
        <w:r w:rsidDel="00000000" w:rsidR="00000000" w:rsidRPr="00000000">
          <w:rPr>
            <w:b w:val="1"/>
            <w:bCs w:val="1"/>
            <w:color w:val="1155cc"/>
            <w:u w:val="single"/>
            <w:rtl w:val="0"/>
          </w:rPr>
          <w:t xml:space="preserve">Aparna Purohit</w:t>
        </w:r>
      </w:hyperlink>
      <w:r w:rsidDel="00000000" w:rsidR="00000000" w:rsidRPr="00000000">
        <w:rPr>
          <w:rtl w:val="0"/>
        </w:rPr>
        <w:t xml:space="preserve"> – Producer, Aamir Khan Films</w:t>
      </w:r>
    </w:p>
    <w:p w:rsidR="00000000" w:rsidDel="00000000" w:rsidP="00000000" w:rsidRDefault="00000000" w:rsidRPr="00000000" w14:paraId="00000055">
      <w:pPr>
        <w:numPr>
          <w:ilvl w:val="0"/>
          <w:numId w:val="4"/>
        </w:numPr>
        <w:spacing w:after="0" w:afterAutospacing="0" w:before="0" w:beforeAutospacing="0" w:lineRule="auto"/>
        <w:ind w:left="-720" w:firstLine="0"/>
      </w:pPr>
      <w:hyperlink r:id="rId11">
        <w:r w:rsidDel="00000000" w:rsidR="00000000" w:rsidRPr="00000000">
          <w:rPr>
            <w:b w:val="1"/>
            <w:bCs w:val="1"/>
            <w:color w:val="1155cc"/>
            <w:u w:val="single"/>
            <w:rtl w:val="0"/>
          </w:rPr>
          <w:t xml:space="preserve">Ekta Kapoor</w:t>
        </w:r>
      </w:hyperlink>
      <w:r w:rsidDel="00000000" w:rsidR="00000000" w:rsidRPr="00000000">
        <w:rPr>
          <w:rtl w:val="0"/>
        </w:rPr>
        <w:t xml:space="preserve"> – Producer, Balaji Telefilms</w:t>
      </w:r>
    </w:p>
    <w:p w:rsidR="00000000" w:rsidDel="00000000" w:rsidP="00000000" w:rsidRDefault="00000000" w:rsidRPr="00000000" w14:paraId="00000056">
      <w:pPr>
        <w:numPr>
          <w:ilvl w:val="0"/>
          <w:numId w:val="4"/>
        </w:numPr>
        <w:spacing w:after="0" w:afterAutospacing="0" w:before="0" w:beforeAutospacing="0" w:lineRule="auto"/>
        <w:ind w:left="-720" w:firstLine="0"/>
      </w:pPr>
      <w:hyperlink r:id="rId12">
        <w:r w:rsidDel="00000000" w:rsidR="00000000" w:rsidRPr="00000000">
          <w:rPr>
            <w:b w:val="1"/>
            <w:bCs w:val="1"/>
            <w:color w:val="1155cc"/>
            <w:u w:val="single"/>
            <w:rtl w:val="0"/>
          </w:rPr>
          <w:t xml:space="preserve">Faye D’Souza</w:t>
        </w:r>
      </w:hyperlink>
      <w:r w:rsidDel="00000000" w:rsidR="00000000" w:rsidRPr="00000000">
        <w:rPr>
          <w:rtl w:val="0"/>
        </w:rPr>
        <w:t xml:space="preserve"> – Journalist &amp; News Anchor</w:t>
      </w:r>
    </w:p>
    <w:p w:rsidR="00000000" w:rsidDel="00000000" w:rsidP="00000000" w:rsidRDefault="00000000" w:rsidRPr="00000000" w14:paraId="00000057">
      <w:pPr>
        <w:numPr>
          <w:ilvl w:val="0"/>
          <w:numId w:val="4"/>
        </w:numPr>
        <w:spacing w:after="0" w:afterAutospacing="0" w:before="0" w:beforeAutospacing="0" w:lineRule="auto"/>
        <w:ind w:left="-720" w:firstLine="0"/>
      </w:pPr>
      <w:hyperlink r:id="rId13">
        <w:r w:rsidDel="00000000" w:rsidR="00000000" w:rsidRPr="00000000">
          <w:rPr>
            <w:b w:val="1"/>
            <w:bCs w:val="1"/>
            <w:color w:val="1155cc"/>
            <w:u w:val="single"/>
            <w:rtl w:val="0"/>
          </w:rPr>
          <w:t xml:space="preserve">Gayatri Yadav</w:t>
        </w:r>
      </w:hyperlink>
      <w:r w:rsidDel="00000000" w:rsidR="00000000" w:rsidRPr="00000000">
        <w:rPr>
          <w:rtl w:val="0"/>
        </w:rPr>
        <w:t xml:space="preserve"> – Group CMO and EVP Strategic Initiatives, Chairman’s Office, Reliance</w:t>
      </w:r>
    </w:p>
    <w:p w:rsidR="00000000" w:rsidDel="00000000" w:rsidP="00000000" w:rsidRDefault="00000000" w:rsidRPr="00000000" w14:paraId="00000058">
      <w:pPr>
        <w:numPr>
          <w:ilvl w:val="0"/>
          <w:numId w:val="4"/>
        </w:numPr>
        <w:spacing w:after="0" w:afterAutospacing="0" w:before="0" w:beforeAutospacing="0" w:lineRule="auto"/>
        <w:ind w:left="-720" w:firstLine="0"/>
      </w:pPr>
      <w:hyperlink r:id="rId14">
        <w:r w:rsidDel="00000000" w:rsidR="00000000" w:rsidRPr="00000000">
          <w:rPr>
            <w:b w:val="1"/>
            <w:bCs w:val="1"/>
            <w:color w:val="1155cc"/>
            <w:u w:val="single"/>
            <w:rtl w:val="0"/>
          </w:rPr>
          <w:t xml:space="preserve">Gauri Shinde</w:t>
        </w:r>
      </w:hyperlink>
      <w:r w:rsidDel="00000000" w:rsidR="00000000" w:rsidRPr="00000000">
        <w:rPr>
          <w:rtl w:val="0"/>
        </w:rPr>
        <w:t xml:space="preserve"> – Director &amp; Screenwriter</w:t>
      </w:r>
    </w:p>
    <w:p w:rsidR="00000000" w:rsidDel="00000000" w:rsidP="00000000" w:rsidRDefault="00000000" w:rsidRPr="00000000" w14:paraId="00000059">
      <w:pPr>
        <w:numPr>
          <w:ilvl w:val="0"/>
          <w:numId w:val="4"/>
        </w:numPr>
        <w:spacing w:after="0" w:afterAutospacing="0" w:before="0" w:beforeAutospacing="0" w:lineRule="auto"/>
        <w:ind w:left="-720" w:firstLine="0"/>
      </w:pPr>
      <w:hyperlink r:id="rId15">
        <w:r w:rsidDel="00000000" w:rsidR="00000000" w:rsidRPr="00000000">
          <w:rPr>
            <w:b w:val="1"/>
            <w:bCs w:val="1"/>
            <w:color w:val="1155cc"/>
            <w:u w:val="single"/>
            <w:rtl w:val="0"/>
          </w:rPr>
          <w:t xml:space="preserve">Guneet Monga Kapoor</w:t>
        </w:r>
      </w:hyperlink>
      <w:r w:rsidDel="00000000" w:rsidR="00000000" w:rsidRPr="00000000">
        <w:rPr>
          <w:rtl w:val="0"/>
        </w:rPr>
        <w:t xml:space="preserve"> – Producer, Oscar Winner &amp; Board Chair, WIF India</w:t>
      </w:r>
    </w:p>
    <w:p w:rsidR="00000000" w:rsidDel="00000000" w:rsidP="00000000" w:rsidRDefault="00000000" w:rsidRPr="00000000" w14:paraId="0000005A">
      <w:pPr>
        <w:numPr>
          <w:ilvl w:val="0"/>
          <w:numId w:val="4"/>
        </w:numPr>
        <w:spacing w:after="0" w:afterAutospacing="0" w:before="0" w:beforeAutospacing="0" w:lineRule="auto"/>
        <w:ind w:left="-720" w:firstLine="0"/>
      </w:pPr>
      <w:hyperlink r:id="rId16">
        <w:r w:rsidDel="00000000" w:rsidR="00000000" w:rsidRPr="00000000">
          <w:rPr>
            <w:b w:val="1"/>
            <w:bCs w:val="1"/>
            <w:color w:val="1155cc"/>
            <w:sz w:val="20"/>
            <w:szCs w:val="20"/>
            <w:u w:val="single"/>
            <w:rtl w:val="0"/>
          </w:rPr>
          <w:t xml:space="preserve">Jyoti Deshpande</w:t>
        </w:r>
      </w:hyperlink>
      <w:r w:rsidDel="00000000" w:rsidR="00000000" w:rsidRPr="00000000">
        <w:rPr>
          <w:rtl w:val="0"/>
        </w:rPr>
        <w:t xml:space="preserve"> – Producer and President, media and content Business, Reliance</w:t>
      </w:r>
    </w:p>
    <w:p w:rsidR="00000000" w:rsidDel="00000000" w:rsidP="00000000" w:rsidRDefault="00000000" w:rsidRPr="00000000" w14:paraId="0000005B">
      <w:pPr>
        <w:numPr>
          <w:ilvl w:val="0"/>
          <w:numId w:val="4"/>
        </w:numPr>
        <w:spacing w:after="0" w:afterAutospacing="0" w:before="0" w:beforeAutospacing="0" w:lineRule="auto"/>
        <w:ind w:left="-720" w:firstLine="0"/>
      </w:pPr>
      <w:hyperlink r:id="rId17">
        <w:r w:rsidDel="00000000" w:rsidR="00000000" w:rsidRPr="00000000">
          <w:rPr>
            <w:b w:val="1"/>
            <w:bCs w:val="1"/>
            <w:color w:val="1155cc"/>
            <w:u w:val="single"/>
            <w:rtl w:val="0"/>
          </w:rPr>
          <w:t xml:space="preserve">Kanika Dhillon</w:t>
        </w:r>
      </w:hyperlink>
      <w:r w:rsidDel="00000000" w:rsidR="00000000" w:rsidRPr="00000000">
        <w:rPr>
          <w:rtl w:val="0"/>
        </w:rPr>
        <w:t xml:space="preserve"> – Screenwriter &amp; Producer</w:t>
      </w:r>
    </w:p>
    <w:p w:rsidR="00000000" w:rsidDel="00000000" w:rsidP="00000000" w:rsidRDefault="00000000" w:rsidRPr="00000000" w14:paraId="0000005C">
      <w:pPr>
        <w:numPr>
          <w:ilvl w:val="0"/>
          <w:numId w:val="4"/>
        </w:numPr>
        <w:spacing w:after="0" w:afterAutospacing="0" w:before="0" w:beforeAutospacing="0" w:lineRule="auto"/>
        <w:ind w:left="-720" w:firstLine="0"/>
      </w:pPr>
      <w:hyperlink r:id="rId18">
        <w:r w:rsidDel="00000000" w:rsidR="00000000" w:rsidRPr="00000000">
          <w:rPr>
            <w:b w:val="1"/>
            <w:bCs w:val="1"/>
            <w:color w:val="1155cc"/>
            <w:u w:val="single"/>
            <w:rtl w:val="0"/>
          </w:rPr>
          <w:t xml:space="preserve">Karan johar</w:t>
        </w:r>
      </w:hyperlink>
      <w:r w:rsidDel="00000000" w:rsidR="00000000" w:rsidRPr="00000000">
        <w:rPr>
          <w:rtl w:val="0"/>
        </w:rPr>
        <w:t xml:space="preserve"> – Director, Producer &amp; Studio Head</w:t>
      </w:r>
    </w:p>
    <w:p w:rsidR="00000000" w:rsidDel="00000000" w:rsidP="00000000" w:rsidRDefault="00000000" w:rsidRPr="00000000" w14:paraId="0000005D">
      <w:pPr>
        <w:numPr>
          <w:ilvl w:val="0"/>
          <w:numId w:val="4"/>
        </w:numPr>
        <w:spacing w:after="0" w:afterAutospacing="0" w:before="0" w:beforeAutospacing="0" w:lineRule="auto"/>
        <w:ind w:left="-720" w:firstLine="0"/>
      </w:pPr>
      <w:hyperlink r:id="rId19">
        <w:r w:rsidDel="00000000" w:rsidR="00000000" w:rsidRPr="00000000">
          <w:rPr>
            <w:b w:val="1"/>
            <w:bCs w:val="1"/>
            <w:color w:val="1155cc"/>
            <w:u w:val="single"/>
            <w:rtl w:val="0"/>
          </w:rPr>
          <w:t xml:space="preserve">Miriam Joseph</w:t>
        </w:r>
      </w:hyperlink>
      <w:r w:rsidDel="00000000" w:rsidR="00000000" w:rsidRPr="00000000">
        <w:rPr>
          <w:rtl w:val="0"/>
        </w:rPr>
        <w:t xml:space="preserve"> – Producer</w:t>
      </w:r>
    </w:p>
    <w:p w:rsidR="00000000" w:rsidDel="00000000" w:rsidP="00000000" w:rsidRDefault="00000000" w:rsidRPr="00000000" w14:paraId="0000005E">
      <w:pPr>
        <w:numPr>
          <w:ilvl w:val="0"/>
          <w:numId w:val="4"/>
        </w:numPr>
        <w:spacing w:after="0" w:afterAutospacing="0" w:before="0" w:beforeAutospacing="0" w:lineRule="auto"/>
        <w:ind w:left="-720" w:firstLine="0"/>
      </w:pPr>
      <w:hyperlink r:id="rId20">
        <w:r w:rsidDel="00000000" w:rsidR="00000000" w:rsidRPr="00000000">
          <w:rPr>
            <w:b w:val="1"/>
            <w:bCs w:val="1"/>
            <w:color w:val="1155cc"/>
            <w:u w:val="single"/>
            <w:rtl w:val="0"/>
          </w:rPr>
          <w:t xml:space="preserve">Nikhil Advani</w:t>
        </w:r>
      </w:hyperlink>
      <w:r w:rsidDel="00000000" w:rsidR="00000000" w:rsidRPr="00000000">
        <w:rPr>
          <w:rtl w:val="0"/>
        </w:rPr>
        <w:t xml:space="preserve">– Director &amp; Producer</w:t>
      </w:r>
    </w:p>
    <w:p w:rsidR="00000000" w:rsidDel="00000000" w:rsidP="00000000" w:rsidRDefault="00000000" w:rsidRPr="00000000" w14:paraId="0000005F">
      <w:pPr>
        <w:numPr>
          <w:ilvl w:val="0"/>
          <w:numId w:val="4"/>
        </w:numPr>
        <w:spacing w:after="0" w:afterAutospacing="0" w:before="0" w:beforeAutospacing="0" w:lineRule="auto"/>
        <w:ind w:left="-720" w:firstLine="0"/>
      </w:pPr>
      <w:hyperlink r:id="rId21">
        <w:r w:rsidDel="00000000" w:rsidR="00000000" w:rsidRPr="00000000">
          <w:rPr>
            <w:b w:val="1"/>
            <w:bCs w:val="1"/>
            <w:color w:val="1155cc"/>
            <w:u w:val="single"/>
            <w:rtl w:val="0"/>
          </w:rPr>
          <w:t xml:space="preserve">Siddharth Roy kapur</w:t>
        </w:r>
      </w:hyperlink>
      <w:r w:rsidDel="00000000" w:rsidR="00000000" w:rsidRPr="00000000">
        <w:rPr>
          <w:rtl w:val="0"/>
        </w:rPr>
        <w:t xml:space="preserve"> – Producer &amp; Former President, Producers Guild</w:t>
      </w:r>
    </w:p>
    <w:p w:rsidR="00000000" w:rsidDel="00000000" w:rsidP="00000000" w:rsidRDefault="00000000" w:rsidRPr="00000000" w14:paraId="00000060">
      <w:pPr>
        <w:numPr>
          <w:ilvl w:val="0"/>
          <w:numId w:val="4"/>
        </w:numPr>
        <w:spacing w:after="0" w:afterAutospacing="0" w:before="0" w:beforeAutospacing="0" w:lineRule="auto"/>
        <w:ind w:left="-720" w:firstLine="0"/>
      </w:pPr>
      <w:hyperlink r:id="rId22">
        <w:r w:rsidDel="00000000" w:rsidR="00000000" w:rsidRPr="00000000">
          <w:rPr>
            <w:b w:val="1"/>
            <w:bCs w:val="1"/>
            <w:color w:val="1155cc"/>
            <w:u w:val="single"/>
            <w:rtl w:val="0"/>
          </w:rPr>
          <w:t xml:space="preserve">Tahira Kashyap</w:t>
        </w:r>
      </w:hyperlink>
      <w:r w:rsidDel="00000000" w:rsidR="00000000" w:rsidRPr="00000000">
        <w:rPr>
          <w:rtl w:val="0"/>
        </w:rPr>
        <w:t xml:space="preserve"> – Filmmaker &amp; Author</w:t>
      </w:r>
    </w:p>
    <w:p w:rsidR="00000000" w:rsidDel="00000000" w:rsidP="00000000" w:rsidRDefault="00000000" w:rsidRPr="00000000" w14:paraId="00000061">
      <w:pPr>
        <w:numPr>
          <w:ilvl w:val="0"/>
          <w:numId w:val="4"/>
        </w:numPr>
        <w:spacing w:after="0" w:afterAutospacing="0" w:before="0" w:beforeAutospacing="0" w:lineRule="auto"/>
        <w:ind w:left="-720" w:firstLine="0"/>
      </w:pPr>
      <w:hyperlink r:id="rId23">
        <w:r w:rsidDel="00000000" w:rsidR="00000000" w:rsidRPr="00000000">
          <w:rPr>
            <w:b w:val="1"/>
            <w:bCs w:val="1"/>
            <w:color w:val="1155cc"/>
            <w:u w:val="single"/>
            <w:rtl w:val="0"/>
          </w:rPr>
          <w:t xml:space="preserve">Twinkle Khanna</w:t>
        </w:r>
      </w:hyperlink>
      <w:r w:rsidDel="00000000" w:rsidR="00000000" w:rsidRPr="00000000">
        <w:rPr>
          <w:rtl w:val="0"/>
        </w:rPr>
        <w:t xml:space="preserve"> – Author, Columnist &amp; Producer</w:t>
      </w:r>
    </w:p>
    <w:p w:rsidR="00000000" w:rsidDel="00000000" w:rsidP="00000000" w:rsidRDefault="00000000" w:rsidRPr="00000000" w14:paraId="00000062">
      <w:pPr>
        <w:numPr>
          <w:ilvl w:val="0"/>
          <w:numId w:val="4"/>
        </w:numPr>
        <w:spacing w:after="0" w:afterAutospacing="0" w:before="0" w:beforeAutospacing="0" w:lineRule="auto"/>
        <w:ind w:left="-720" w:firstLine="0"/>
      </w:pPr>
      <w:hyperlink r:id="rId24">
        <w:r w:rsidDel="00000000" w:rsidR="00000000" w:rsidRPr="00000000">
          <w:rPr>
            <w:b w:val="1"/>
            <w:bCs w:val="1"/>
            <w:color w:val="1155cc"/>
            <w:u w:val="single"/>
            <w:rtl w:val="0"/>
          </w:rPr>
          <w:t xml:space="preserve">Varun Grover</w:t>
        </w:r>
      </w:hyperlink>
      <w:r w:rsidDel="00000000" w:rsidR="00000000" w:rsidRPr="00000000">
        <w:rPr>
          <w:rtl w:val="0"/>
        </w:rPr>
        <w:t xml:space="preserve"> – Writer, Lyricist</w:t>
      </w:r>
    </w:p>
    <w:p w:rsidR="00000000" w:rsidDel="00000000" w:rsidP="00000000" w:rsidRDefault="00000000" w:rsidRPr="00000000" w14:paraId="00000063">
      <w:pPr>
        <w:numPr>
          <w:ilvl w:val="0"/>
          <w:numId w:val="4"/>
        </w:numPr>
        <w:spacing w:after="240" w:before="0" w:beforeAutospacing="0" w:lineRule="auto"/>
        <w:ind w:left="-720" w:firstLine="0"/>
      </w:pPr>
      <w:hyperlink r:id="rId25">
        <w:r w:rsidDel="00000000" w:rsidR="00000000" w:rsidRPr="00000000">
          <w:rPr>
            <w:b w:val="1"/>
            <w:bCs w:val="1"/>
            <w:color w:val="1155cc"/>
            <w:u w:val="single"/>
            <w:rtl w:val="0"/>
          </w:rPr>
          <w:t xml:space="preserve">Vani Tripathy</w:t>
        </w:r>
      </w:hyperlink>
      <w:r w:rsidDel="00000000" w:rsidR="00000000" w:rsidRPr="00000000">
        <w:rPr>
          <w:rtl w:val="0"/>
        </w:rPr>
        <w:t xml:space="preserve"> – Actor</w:t>
      </w:r>
    </w:p>
    <w:p w:rsidR="00000000" w:rsidDel="00000000" w:rsidP="00000000" w:rsidRDefault="00000000" w:rsidRPr="00000000" w14:paraId="00000064">
      <w:pPr>
        <w:spacing w:after="240" w:before="240" w:lineRule="auto"/>
        <w:ind w:left="-720" w:firstLine="0"/>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ind w:left="-720" w:firstLine="0"/>
        <w:rPr/>
      </w:pPr>
      <w:bookmarkStart w:colFirst="0" w:colLast="0" w:name="_v56nr6fvbd1s" w:id="9"/>
      <w:bookmarkEnd w:id="9"/>
      <w:r w:rsidDel="00000000" w:rsidR="00000000" w:rsidRPr="00000000">
        <w:rPr>
          <w:rFonts w:ascii="Comfortaa" w:cs="Comfortaa" w:eastAsia="Comfortaa" w:hAnsi="Comfortaa"/>
          <w:b w:val="1"/>
          <w:bCs w:val="1"/>
          <w:color w:val="ff9900"/>
          <w:sz w:val="34"/>
          <w:szCs w:val="34"/>
          <w:rtl w:val="0"/>
        </w:rPr>
        <w:t xml:space="preserve">THE INTERNSHIP PROGRAM</w: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ind w:left="-720" w:firstLine="0"/>
        <w:rPr>
          <w:b w:val="1"/>
          <w:bCs w:val="1"/>
        </w:rPr>
      </w:pPr>
      <w:bookmarkStart w:colFirst="0" w:colLast="0" w:name="_9qdtgcfbwygn" w:id="10"/>
      <w:bookmarkEnd w:id="10"/>
      <w:r w:rsidDel="00000000" w:rsidR="00000000" w:rsidRPr="00000000">
        <w:rPr>
          <w:b w:val="1"/>
          <w:bCs w:val="1"/>
          <w:rtl w:val="0"/>
        </w:rPr>
        <w:t xml:space="preserve">Creating Tangible Pathways to Work for Women in Film, TV, and Digital Media</w:t>
      </w:r>
    </w:p>
    <w:p w:rsidR="00000000" w:rsidDel="00000000" w:rsidP="00000000" w:rsidRDefault="00000000" w:rsidRPr="00000000" w14:paraId="00000067">
      <w:pPr>
        <w:spacing w:after="240" w:before="240" w:lineRule="auto"/>
        <w:ind w:left="-720" w:firstLine="0"/>
        <w:rPr/>
      </w:pPr>
      <w:r w:rsidDel="00000000" w:rsidR="00000000" w:rsidRPr="00000000">
        <w:rPr>
          <w:rtl w:val="0"/>
        </w:rPr>
        <w:t xml:space="preserve">The </w:t>
      </w:r>
      <w:r w:rsidDel="00000000" w:rsidR="00000000" w:rsidRPr="00000000">
        <w:rPr>
          <w:i w:val="1"/>
          <w:iCs w:val="1"/>
          <w:rtl w:val="0"/>
        </w:rPr>
        <w:t xml:space="preserve">Employment</w:t>
      </w:r>
      <w:r w:rsidDel="00000000" w:rsidR="00000000" w:rsidRPr="00000000">
        <w:rPr>
          <w:rtl w:val="0"/>
        </w:rPr>
        <w:t xml:space="preserve"> pillar of WIF India focuses on enabling </w:t>
      </w:r>
      <w:r w:rsidDel="00000000" w:rsidR="00000000" w:rsidRPr="00000000">
        <w:rPr>
          <w:b w:val="1"/>
          <w:bCs w:val="1"/>
          <w:rtl w:val="0"/>
        </w:rPr>
        <w:t xml:space="preserve">real, sustained workforce participation</w:t>
      </w:r>
      <w:r w:rsidDel="00000000" w:rsidR="00000000" w:rsidRPr="00000000">
        <w:rPr>
          <w:rtl w:val="0"/>
        </w:rPr>
        <w:t xml:space="preserve"> for women at all career stages. While mentorship and training are critical, true empowerment lies in providing access to </w:t>
      </w:r>
      <w:r w:rsidDel="00000000" w:rsidR="00000000" w:rsidRPr="00000000">
        <w:rPr>
          <w:b w:val="1"/>
          <w:bCs w:val="1"/>
          <w:rtl w:val="0"/>
        </w:rPr>
        <w:t xml:space="preserve">paid work</w:t>
      </w:r>
      <w:r w:rsidDel="00000000" w:rsidR="00000000" w:rsidRPr="00000000">
        <w:rPr>
          <w:rtl w:val="0"/>
        </w:rPr>
        <w:t xml:space="preserve">, career continuity, and creative ownership. This vertical aims to directly place women into the workforce, support their creative outputs, and incentivize inclusive hiring across the industry.</w:t>
      </w:r>
    </w:p>
    <w:p w:rsidR="00000000" w:rsidDel="00000000" w:rsidP="00000000" w:rsidRDefault="00000000" w:rsidRPr="00000000" w14:paraId="00000068">
      <w:pPr>
        <w:pStyle w:val="Heading3"/>
        <w:keepNext w:val="0"/>
        <w:keepLines w:val="0"/>
        <w:spacing w:before="280" w:lineRule="auto"/>
        <w:ind w:left="-720" w:firstLine="0"/>
        <w:rPr>
          <w:b w:val="1"/>
          <w:bCs w:val="1"/>
          <w:color w:val="ff9900"/>
          <w:sz w:val="26"/>
          <w:szCs w:val="26"/>
        </w:rPr>
      </w:pPr>
      <w:bookmarkStart w:colFirst="0" w:colLast="0" w:name="_x4c1ufcci3ni" w:id="11"/>
      <w:bookmarkEnd w:id="11"/>
      <w:r w:rsidDel="00000000" w:rsidR="00000000" w:rsidRPr="00000000">
        <w:rPr>
          <w:b w:val="1"/>
          <w:bCs w:val="1"/>
          <w:color w:val="ff9900"/>
          <w:sz w:val="26"/>
          <w:szCs w:val="26"/>
          <w:rtl w:val="0"/>
        </w:rPr>
        <w:t xml:space="preserve">Internships (100 Women over 3 years)</w:t>
      </w:r>
    </w:p>
    <w:p w:rsidR="00000000" w:rsidDel="00000000" w:rsidP="00000000" w:rsidRDefault="00000000" w:rsidRPr="00000000" w14:paraId="00000069">
      <w:pPr>
        <w:spacing w:after="240" w:before="240" w:lineRule="auto"/>
        <w:ind w:left="-720" w:firstLine="0"/>
        <w:rPr>
          <w:b w:val="1"/>
          <w:bCs w:val="1"/>
        </w:rPr>
      </w:pPr>
      <w:r w:rsidDel="00000000" w:rsidR="00000000" w:rsidRPr="00000000">
        <w:rPr>
          <w:b w:val="1"/>
          <w:bCs w:val="1"/>
          <w:rtl w:val="0"/>
        </w:rPr>
        <w:t xml:space="preserve">Duration:</w:t>
      </w:r>
      <w:r w:rsidDel="00000000" w:rsidR="00000000" w:rsidRPr="00000000">
        <w:rPr>
          <w:rtl w:val="0"/>
        </w:rPr>
        <w:t xml:space="preserve"> 6 months</w:t>
        <w:br w:type="textWrapping"/>
      </w:r>
      <w:r w:rsidDel="00000000" w:rsidR="00000000" w:rsidRPr="00000000">
        <w:rPr>
          <w:b w:val="1"/>
          <w:bCs w:val="1"/>
          <w:rtl w:val="0"/>
        </w:rPr>
        <w:t xml:space="preserve">Departments Covered:</w:t>
      </w:r>
    </w:p>
    <w:p w:rsidR="00000000" w:rsidDel="00000000" w:rsidP="00000000" w:rsidRDefault="00000000" w:rsidRPr="00000000" w14:paraId="0000006A">
      <w:pPr>
        <w:numPr>
          <w:ilvl w:val="0"/>
          <w:numId w:val="3"/>
        </w:numPr>
        <w:spacing w:after="0" w:afterAutospacing="0" w:before="240" w:lineRule="auto"/>
        <w:ind w:left="-720" w:firstLine="0"/>
      </w:pPr>
      <w:r w:rsidDel="00000000" w:rsidR="00000000" w:rsidRPr="00000000">
        <w:rPr>
          <w:rtl w:val="0"/>
        </w:rPr>
        <w:t xml:space="preserve">Direction &amp; Assistant Direction</w:t>
      </w:r>
    </w:p>
    <w:p w:rsidR="00000000" w:rsidDel="00000000" w:rsidP="00000000" w:rsidRDefault="00000000" w:rsidRPr="00000000" w14:paraId="0000006B">
      <w:pPr>
        <w:numPr>
          <w:ilvl w:val="0"/>
          <w:numId w:val="3"/>
        </w:numPr>
        <w:spacing w:after="0" w:afterAutospacing="0" w:before="0" w:beforeAutospacing="0" w:lineRule="auto"/>
        <w:ind w:left="-720" w:firstLine="0"/>
      </w:pPr>
      <w:r w:rsidDel="00000000" w:rsidR="00000000" w:rsidRPr="00000000">
        <w:rPr>
          <w:rtl w:val="0"/>
        </w:rPr>
        <w:t xml:space="preserve">Writing &amp; Script Supervision</w:t>
      </w:r>
    </w:p>
    <w:p w:rsidR="00000000" w:rsidDel="00000000" w:rsidP="00000000" w:rsidRDefault="00000000" w:rsidRPr="00000000" w14:paraId="0000006C">
      <w:pPr>
        <w:numPr>
          <w:ilvl w:val="0"/>
          <w:numId w:val="3"/>
        </w:numPr>
        <w:spacing w:after="0" w:afterAutospacing="0" w:before="0" w:beforeAutospacing="0" w:lineRule="auto"/>
        <w:ind w:left="-720" w:firstLine="0"/>
      </w:pPr>
      <w:r w:rsidDel="00000000" w:rsidR="00000000" w:rsidRPr="00000000">
        <w:rPr>
          <w:rtl w:val="0"/>
        </w:rPr>
        <w:t xml:space="preserve">Editing &amp; Post-Production</w:t>
      </w:r>
    </w:p>
    <w:p w:rsidR="00000000" w:rsidDel="00000000" w:rsidP="00000000" w:rsidRDefault="00000000" w:rsidRPr="00000000" w14:paraId="0000006D">
      <w:pPr>
        <w:numPr>
          <w:ilvl w:val="0"/>
          <w:numId w:val="3"/>
        </w:numPr>
        <w:spacing w:after="0" w:afterAutospacing="0" w:before="0" w:beforeAutospacing="0" w:lineRule="auto"/>
        <w:ind w:left="-720" w:firstLine="0"/>
      </w:pPr>
      <w:r w:rsidDel="00000000" w:rsidR="00000000" w:rsidRPr="00000000">
        <w:rPr>
          <w:rtl w:val="0"/>
        </w:rPr>
        <w:t xml:space="preserve">Production Coordination &amp; Line Production</w:t>
      </w:r>
    </w:p>
    <w:p w:rsidR="00000000" w:rsidDel="00000000" w:rsidP="00000000" w:rsidRDefault="00000000" w:rsidRPr="00000000" w14:paraId="0000006E">
      <w:pPr>
        <w:numPr>
          <w:ilvl w:val="0"/>
          <w:numId w:val="3"/>
        </w:numPr>
        <w:spacing w:after="0" w:afterAutospacing="0" w:before="0" w:beforeAutospacing="0" w:lineRule="auto"/>
        <w:ind w:left="-720" w:firstLine="0"/>
      </w:pPr>
      <w:r w:rsidDel="00000000" w:rsidR="00000000" w:rsidRPr="00000000">
        <w:rPr>
          <w:rtl w:val="0"/>
        </w:rPr>
        <w:t xml:space="preserve">Costume &amp; Art Departments</w:t>
      </w:r>
    </w:p>
    <w:p w:rsidR="00000000" w:rsidDel="00000000" w:rsidP="00000000" w:rsidRDefault="00000000" w:rsidRPr="00000000" w14:paraId="0000006F">
      <w:pPr>
        <w:numPr>
          <w:ilvl w:val="0"/>
          <w:numId w:val="3"/>
        </w:numPr>
        <w:spacing w:after="0" w:afterAutospacing="0" w:before="0" w:beforeAutospacing="0" w:lineRule="auto"/>
        <w:ind w:left="-720" w:firstLine="0"/>
      </w:pPr>
      <w:r w:rsidDel="00000000" w:rsidR="00000000" w:rsidRPr="00000000">
        <w:rPr>
          <w:rtl w:val="0"/>
        </w:rPr>
        <w:t xml:space="preserve">Talent Management &amp; Casting</w:t>
      </w:r>
    </w:p>
    <w:p w:rsidR="00000000" w:rsidDel="00000000" w:rsidP="00000000" w:rsidRDefault="00000000" w:rsidRPr="00000000" w14:paraId="00000070">
      <w:pPr>
        <w:numPr>
          <w:ilvl w:val="0"/>
          <w:numId w:val="3"/>
        </w:numPr>
        <w:spacing w:after="0" w:afterAutospacing="0" w:before="0" w:beforeAutospacing="0" w:lineRule="auto"/>
        <w:ind w:left="-720" w:firstLine="0"/>
      </w:pPr>
      <w:r w:rsidDel="00000000" w:rsidR="00000000" w:rsidRPr="00000000">
        <w:rPr>
          <w:rtl w:val="0"/>
        </w:rPr>
        <w:t xml:space="preserve">Entertainment Law &amp; Contracts</w:t>
      </w:r>
    </w:p>
    <w:p w:rsidR="00000000" w:rsidDel="00000000" w:rsidP="00000000" w:rsidRDefault="00000000" w:rsidRPr="00000000" w14:paraId="00000071">
      <w:pPr>
        <w:numPr>
          <w:ilvl w:val="0"/>
          <w:numId w:val="3"/>
        </w:numPr>
        <w:spacing w:after="0" w:afterAutospacing="0" w:before="0" w:beforeAutospacing="0" w:lineRule="auto"/>
        <w:ind w:left="-720" w:firstLine="0"/>
      </w:pPr>
      <w:r w:rsidDel="00000000" w:rsidR="00000000" w:rsidRPr="00000000">
        <w:rPr>
          <w:rtl w:val="0"/>
        </w:rPr>
        <w:t xml:space="preserve">OTT Platforms &amp; Channel Programming</w:t>
      </w:r>
    </w:p>
    <w:p w:rsidR="00000000" w:rsidDel="00000000" w:rsidP="00000000" w:rsidRDefault="00000000" w:rsidRPr="00000000" w14:paraId="00000072">
      <w:pPr>
        <w:numPr>
          <w:ilvl w:val="0"/>
          <w:numId w:val="3"/>
        </w:numPr>
        <w:spacing w:after="240" w:before="0" w:beforeAutospacing="0" w:lineRule="auto"/>
        <w:ind w:left="-720" w:firstLine="0"/>
      </w:pPr>
      <w:r w:rsidDel="00000000" w:rsidR="00000000" w:rsidRPr="00000000">
        <w:rPr>
          <w:rtl w:val="0"/>
        </w:rPr>
        <w:t xml:space="preserve">Production Design &amp; Cinematography</w:t>
      </w:r>
    </w:p>
    <w:p w:rsidR="00000000" w:rsidDel="00000000" w:rsidP="00000000" w:rsidRDefault="00000000" w:rsidRPr="00000000" w14:paraId="00000073">
      <w:pPr>
        <w:spacing w:after="240" w:before="240" w:lineRule="auto"/>
        <w:ind w:left="-720" w:firstLine="0"/>
        <w:rPr>
          <w:b w:val="1"/>
          <w:bCs w:val="1"/>
        </w:rPr>
      </w:pPr>
      <w:r w:rsidDel="00000000" w:rsidR="00000000" w:rsidRPr="00000000">
        <w:rPr>
          <w:b w:val="1"/>
          <w:bCs w:val="1"/>
          <w:rtl w:val="0"/>
        </w:rPr>
        <w:t xml:space="preserve">Support Includes:</w:t>
      </w:r>
    </w:p>
    <w:p w:rsidR="00000000" w:rsidDel="00000000" w:rsidP="00000000" w:rsidRDefault="00000000" w:rsidRPr="00000000" w14:paraId="00000074">
      <w:pPr>
        <w:numPr>
          <w:ilvl w:val="0"/>
          <w:numId w:val="7"/>
        </w:numPr>
        <w:spacing w:after="0" w:afterAutospacing="0" w:before="240" w:lineRule="auto"/>
        <w:ind w:left="-720" w:firstLine="0"/>
      </w:pPr>
      <w:r w:rsidDel="00000000" w:rsidR="00000000" w:rsidRPr="00000000">
        <w:rPr>
          <w:b w:val="1"/>
          <w:bCs w:val="1"/>
          <w:rtl w:val="0"/>
        </w:rPr>
        <w:t xml:space="preserve">Paid stipends</w:t>
      </w:r>
      <w:r w:rsidDel="00000000" w:rsidR="00000000" w:rsidRPr="00000000">
        <w:rPr>
          <w:rtl w:val="0"/>
        </w:rPr>
        <w:t xml:space="preserve">, ensuring internships are accessible to all, not just those who can afford unpaid roles</w:t>
      </w:r>
    </w:p>
    <w:p w:rsidR="00000000" w:rsidDel="00000000" w:rsidP="00000000" w:rsidRDefault="00000000" w:rsidRPr="00000000" w14:paraId="00000075">
      <w:pPr>
        <w:numPr>
          <w:ilvl w:val="0"/>
          <w:numId w:val="7"/>
        </w:numPr>
        <w:spacing w:after="0" w:afterAutospacing="0" w:before="0" w:beforeAutospacing="0" w:lineRule="auto"/>
        <w:ind w:left="-720" w:firstLine="0"/>
      </w:pPr>
      <w:r w:rsidDel="00000000" w:rsidR="00000000" w:rsidRPr="00000000">
        <w:rPr>
          <w:b w:val="1"/>
          <w:bCs w:val="1"/>
          <w:rtl w:val="0"/>
        </w:rPr>
        <w:t xml:space="preserve">Travel and accommodation support</w:t>
      </w:r>
      <w:r w:rsidDel="00000000" w:rsidR="00000000" w:rsidRPr="00000000">
        <w:rPr>
          <w:rtl w:val="0"/>
        </w:rPr>
        <w:t xml:space="preserve"> (especially for interns from smaller towns or non-metro backgrounds)</w:t>
      </w:r>
    </w:p>
    <w:p w:rsidR="00000000" w:rsidDel="00000000" w:rsidP="00000000" w:rsidRDefault="00000000" w:rsidRPr="00000000" w14:paraId="00000076">
      <w:pPr>
        <w:numPr>
          <w:ilvl w:val="0"/>
          <w:numId w:val="7"/>
        </w:numPr>
        <w:spacing w:after="0" w:afterAutospacing="0" w:before="0" w:beforeAutospacing="0" w:lineRule="auto"/>
        <w:ind w:left="-720" w:firstLine="0"/>
      </w:pPr>
      <w:r w:rsidDel="00000000" w:rsidR="00000000" w:rsidRPr="00000000">
        <w:rPr>
          <w:b w:val="1"/>
          <w:bCs w:val="1"/>
          <w:rtl w:val="0"/>
        </w:rPr>
        <w:t xml:space="preserve">Host mentorship</w:t>
      </w:r>
      <w:r w:rsidDel="00000000" w:rsidR="00000000" w:rsidRPr="00000000">
        <w:rPr>
          <w:rtl w:val="0"/>
        </w:rPr>
        <w:t xml:space="preserve">, with trained professionals guiding interns throughout the engagement</w:t>
      </w:r>
    </w:p>
    <w:p w:rsidR="00000000" w:rsidDel="00000000" w:rsidP="00000000" w:rsidRDefault="00000000" w:rsidRPr="00000000" w14:paraId="00000077">
      <w:pPr>
        <w:numPr>
          <w:ilvl w:val="0"/>
          <w:numId w:val="7"/>
        </w:numPr>
        <w:spacing w:after="240" w:before="0" w:beforeAutospacing="0" w:lineRule="auto"/>
        <w:ind w:left="-720" w:firstLine="0"/>
      </w:pPr>
      <w:r w:rsidDel="00000000" w:rsidR="00000000" w:rsidRPr="00000000">
        <w:rPr>
          <w:b w:val="1"/>
          <w:bCs w:val="1"/>
          <w:rtl w:val="0"/>
        </w:rPr>
        <w:t xml:space="preserve">Certificates, recommendation letters, and evaluation reports</w:t>
      </w:r>
      <w:r w:rsidDel="00000000" w:rsidR="00000000" w:rsidRPr="00000000">
        <w:rPr>
          <w:rtl w:val="0"/>
        </w:rPr>
        <w:t xml:space="preserve"> at the end of each term</w:t>
      </w:r>
    </w:p>
    <w:p w:rsidR="00000000" w:rsidDel="00000000" w:rsidP="00000000" w:rsidRDefault="00000000" w:rsidRPr="00000000" w14:paraId="00000078">
      <w:pPr>
        <w:spacing w:after="240" w:before="240" w:lineRule="auto"/>
        <w:ind w:left="-720" w:firstLine="0"/>
        <w:rPr/>
      </w:pPr>
      <w:r w:rsidDel="00000000" w:rsidR="00000000" w:rsidRPr="00000000">
        <w:rPr>
          <w:b w:val="1"/>
          <w:bCs w:val="1"/>
          <w:rtl w:val="0"/>
        </w:rPr>
        <w:t xml:space="preserve">Goal:</w:t>
        <w:br w:type="textWrapping"/>
      </w:r>
      <w:r w:rsidDel="00000000" w:rsidR="00000000" w:rsidRPr="00000000">
        <w:rPr>
          <w:rtl w:val="0"/>
        </w:rPr>
        <w:t xml:space="preserve">To ensure 100 women over 3 years get their foot in the door across 10+ core departments of the media industry, with many transitioning into full-time roles post-internship.</w:t>
      </w:r>
    </w:p>
    <w:p w:rsidR="00000000" w:rsidDel="00000000" w:rsidP="00000000" w:rsidRDefault="00000000" w:rsidRPr="00000000" w14:paraId="00000079">
      <w:pPr>
        <w:spacing w:after="240" w:before="240" w:lineRule="auto"/>
        <w:ind w:left="-720" w:firstLine="0"/>
        <w:rPr/>
      </w:pP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ind w:left="-720" w:firstLine="0"/>
        <w:rPr>
          <w:rFonts w:ascii="Comfortaa" w:cs="Comfortaa" w:eastAsia="Comfortaa" w:hAnsi="Comfortaa"/>
          <w:b w:val="1"/>
          <w:bCs w:val="1"/>
          <w:color w:val="ff9900"/>
        </w:rPr>
      </w:pPr>
      <w:bookmarkStart w:colFirst="0" w:colLast="0" w:name="_rm0lkn7az8u1" w:id="12"/>
      <w:bookmarkEnd w:id="12"/>
      <w:r w:rsidDel="00000000" w:rsidR="00000000" w:rsidRPr="00000000">
        <w:rPr>
          <w:rFonts w:ascii="Comfortaa" w:cs="Comfortaa" w:eastAsia="Comfortaa" w:hAnsi="Comfortaa"/>
          <w:b w:val="1"/>
          <w:bCs w:val="1"/>
          <w:color w:val="ff9900"/>
          <w:rtl w:val="0"/>
        </w:rPr>
        <w:t xml:space="preserve">Budget Overview (Annual)</w:t>
      </w:r>
    </w:p>
    <w:p w:rsidR="00000000" w:rsidDel="00000000" w:rsidP="00000000" w:rsidRDefault="00000000" w:rsidRPr="00000000" w14:paraId="0000007B">
      <w:pPr>
        <w:pStyle w:val="Heading4"/>
        <w:keepNext w:val="0"/>
        <w:keepLines w:val="0"/>
        <w:spacing w:after="40" w:before="240" w:lineRule="auto"/>
        <w:ind w:left="-720" w:firstLine="0"/>
        <w:rPr>
          <w:b w:val="1"/>
          <w:bCs w:val="1"/>
          <w:color w:val="000000"/>
          <w:sz w:val="22"/>
          <w:szCs w:val="22"/>
        </w:rPr>
      </w:pPr>
      <w:bookmarkStart w:colFirst="0" w:colLast="0" w:name="_sszd827sed67" w:id="13"/>
      <w:bookmarkEnd w:id="13"/>
      <w:r w:rsidDel="00000000" w:rsidR="00000000" w:rsidRPr="00000000">
        <w:rPr>
          <w:rtl w:val="0"/>
        </w:rPr>
      </w:r>
    </w:p>
    <w:tbl>
      <w:tblPr>
        <w:tblStyle w:val="Table1"/>
        <w:tblW w:w="9360.0" w:type="dxa"/>
        <w:jc w:val="left"/>
        <w:tblLayout w:type="fixed"/>
        <w:tblLook w:val="0600"/>
      </w:tblPr>
      <w:tblGrid>
        <w:gridCol w:w="3045"/>
        <w:gridCol w:w="4605"/>
        <w:gridCol w:w="1710"/>
        <w:tblGridChange w:id="0">
          <w:tblGrid>
            <w:gridCol w:w="3045"/>
            <w:gridCol w:w="4605"/>
            <w:gridCol w:w="1710"/>
          </w:tblGrid>
        </w:tblGridChange>
      </w:tblGrid>
      <w:tr>
        <w:trPr>
          <w:cantSplit w:val="0"/>
          <w:trHeight w:val="500" w:hRule="atLeast"/>
          <w:tblHeader w:val="0"/>
        </w:trPr>
        <w:tc>
          <w:tcPr>
            <w:tcBorders>
              <w:top w:color="000000" w:space="0" w:sz="18" w:val="single"/>
              <w:left w:color="000000" w:space="0" w:sz="18" w:val="single"/>
              <w:bottom w:color="000000" w:space="0" w:sz="1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ind w:left="-720" w:firstLine="0"/>
              <w:jc w:val="center"/>
              <w:rPr/>
            </w:pPr>
            <w:r w:rsidDel="00000000" w:rsidR="00000000" w:rsidRPr="00000000">
              <w:rPr>
                <w:b w:val="1"/>
                <w:bCs w:val="1"/>
                <w:rtl w:val="0"/>
              </w:rPr>
              <w:t xml:space="preserve">Line Item</w:t>
            </w:r>
            <w:r w:rsidDel="00000000" w:rsidR="00000000" w:rsidRPr="00000000">
              <w:rPr>
                <w:rtl w:val="0"/>
              </w:rPr>
            </w:r>
          </w:p>
        </w:tc>
        <w:tc>
          <w:tcPr>
            <w:tcBorders>
              <w:top w:color="000000" w:space="0" w:sz="18" w:val="single"/>
              <w:left w:color="000000" w:space="0" w:sz="8" w:val="single"/>
              <w:bottom w:color="000000" w:space="0" w:sz="1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ind w:left="-720" w:firstLine="0"/>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18" w:val="single"/>
              <w:left w:color="000000" w:space="0" w:sz="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60" w:hRule="atLeast"/>
          <w:tblHeader w:val="0"/>
        </w:trPr>
        <w:tc>
          <w:tcPr>
            <w:tcBorders>
              <w:top w:color="000000" w:space="0" w:sz="8" w:val="single"/>
              <w:left w:color="000000" w:space="0" w:sz="1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ind w:left="90" w:firstLine="0"/>
              <w:rPr/>
            </w:pPr>
            <w:r w:rsidDel="00000000" w:rsidR="00000000" w:rsidRPr="00000000">
              <w:rPr>
                <w:rtl w:val="0"/>
              </w:rPr>
              <w:t xml:space="preserve">Stipends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₹20,000/month for 6 months for 35 Interns from A list Film Institutes </w:t>
            </w:r>
          </w:p>
        </w:tc>
        <w:tc>
          <w:tcPr>
            <w:tcBorders>
              <w:top w:color="000000" w:space="0" w:sz="8" w:val="single"/>
              <w:left w:color="000000" w:space="0" w:sz="8" w:val="single"/>
              <w:bottom w:color="000000" w:space="0" w:sz="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w:t>
            </w:r>
            <w:ins w:author="Guneet Monga Kapoor" w:id="0" w:date="2025-10-14T09:20:44Z">
              <w:r w:rsidDel="00000000" w:rsidR="00000000" w:rsidRPr="00000000">
                <w:rPr>
                  <w:rtl w:val="0"/>
                </w:rPr>
                <w:t xml:space="preserve">50 Lakhs</w:t>
              </w:r>
              <w:del w:author="Guneet Monga Kapoor" w:id="0" w:date="2025-10-14T09:20:44Z">
                <w:r w:rsidDel="00000000" w:rsidR="00000000" w:rsidRPr="00000000">
                  <w:rPr>
                    <w:rtl w:val="0"/>
                  </w:rPr>
                  <w:delText xml:space="preserve"> </w:delText>
                </w:r>
              </w:del>
            </w:ins>
            <w:del w:author="Guneet Monga Kapoor" w:id="0" w:date="2025-10-14T09:20:44Z">
              <w:r w:rsidDel="00000000" w:rsidR="00000000" w:rsidRPr="00000000">
                <w:rPr>
                  <w:rtl w:val="0"/>
                </w:rPr>
                <w:delText xml:space="preserve">1.8 Cr</w:delText>
              </w:r>
            </w:del>
            <w:r w:rsidDel="00000000" w:rsidR="00000000" w:rsidRPr="00000000">
              <w:rPr>
                <w:rtl w:val="0"/>
              </w:rPr>
            </w:r>
          </w:p>
        </w:tc>
      </w:tr>
      <w:tr>
        <w:trPr>
          <w:cantSplit w:val="0"/>
          <w:trHeight w:val="830" w:hRule="atLeast"/>
          <w:tblHeader w:val="0"/>
        </w:trPr>
        <w:tc>
          <w:tcPr>
            <w:tcBorders>
              <w:top w:color="000000" w:space="0" w:sz="8" w:val="single"/>
              <w:left w:color="000000" w:space="0" w:sz="1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ind w:left="90" w:firstLine="0"/>
              <w:rPr/>
            </w:pPr>
            <w:r w:rsidDel="00000000" w:rsidR="00000000" w:rsidRPr="00000000">
              <w:rPr>
                <w:rtl w:val="0"/>
              </w:rPr>
              <w:t xml:space="preserve">Support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ind w:left="90" w:firstLine="0"/>
              <w:rPr/>
            </w:pPr>
            <w:r w:rsidDel="00000000" w:rsidR="00000000" w:rsidRPr="00000000">
              <w:rPr>
                <w:rtl w:val="0"/>
              </w:rPr>
              <w:t xml:space="preserve">For research, HR &amp; Placement </w:t>
            </w:r>
          </w:p>
          <w:p w:rsidR="00000000" w:rsidDel="00000000" w:rsidP="00000000" w:rsidRDefault="00000000" w:rsidRPr="00000000" w14:paraId="0000008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w:t>
            </w:r>
            <w:ins w:author="Guneet Monga Kapoor" w:id="1" w:date="2025-10-14T09:20:35Z">
              <w:r w:rsidDel="00000000" w:rsidR="00000000" w:rsidRPr="00000000">
                <w:rPr>
                  <w:rtl w:val="0"/>
                </w:rPr>
                <w:t xml:space="preserve">60  </w:t>
              </w:r>
            </w:ins>
            <w:del w:author="Guneet Monga Kapoor" w:id="1" w:date="2025-10-14T09:20:35Z">
              <w:r w:rsidDel="00000000" w:rsidR="00000000" w:rsidRPr="00000000">
                <w:rPr>
                  <w:rtl w:val="0"/>
                </w:rPr>
                <w:delText xml:space="preserve">2</w:delText>
              </w:r>
            </w:del>
            <w:r w:rsidDel="00000000" w:rsidR="00000000" w:rsidRPr="00000000">
              <w:rPr>
                <w:rtl w:val="0"/>
              </w:rPr>
              <w:t xml:space="preserve">0 Lakhs</w:t>
            </w:r>
          </w:p>
        </w:tc>
      </w:tr>
      <w:tr>
        <w:trPr>
          <w:cantSplit w:val="0"/>
          <w:trHeight w:val="770" w:hRule="atLeast"/>
          <w:tblHeader w:val="0"/>
        </w:trPr>
        <w:tc>
          <w:tcPr>
            <w:tcBorders>
              <w:top w:color="000000" w:space="0" w:sz="8" w:val="single"/>
              <w:left w:color="000000" w:space="0" w:sz="1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ind w:left="90" w:firstLine="0"/>
              <w:rPr/>
            </w:pPr>
            <w:r w:rsidDel="00000000" w:rsidR="00000000" w:rsidRPr="00000000">
              <w:rPr>
                <w:rtl w:val="0"/>
              </w:rPr>
              <w:t xml:space="preserve"> Host Mentor Honorariums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₹30 Lakhs</w:t>
            </w:r>
          </w:p>
        </w:tc>
      </w:tr>
      <w:tr>
        <w:trPr>
          <w:cantSplit w:val="0"/>
          <w:trHeight w:val="560" w:hRule="atLeast"/>
          <w:tblHeader w:val="0"/>
        </w:trPr>
        <w:tc>
          <w:tcPr>
            <w:tcBorders>
              <w:top w:color="000000" w:space="0" w:sz="8" w:val="single"/>
              <w:left w:color="000000" w:space="0" w:sz="18" w:val="single"/>
              <w:bottom w:color="000000" w:space="0" w:sz="1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ind w:left="90" w:firstLine="0"/>
              <w:rPr/>
            </w:pPr>
            <w:r w:rsidDel="00000000" w:rsidR="00000000" w:rsidRPr="00000000">
              <w:rPr>
                <w:b w:val="1"/>
                <w:bCs w:val="1"/>
                <w:rtl w:val="0"/>
              </w:rPr>
              <w:t xml:space="preserve">INTERNSHIPS</w:t>
            </w: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Paid internships across 10+ departments</w:t>
            </w:r>
          </w:p>
        </w:tc>
        <w:tc>
          <w:tcPr>
            <w:tcBorders>
              <w:top w:color="000000" w:space="0" w:sz="8" w:val="single"/>
              <w:left w:color="000000" w:space="0" w:sz="8" w:val="single"/>
              <w:bottom w:color="000000" w:space="0" w:sz="18" w:val="single"/>
              <w:right w:color="000000" w:space="0" w:sz="18" w:val="single"/>
            </w:tcBorders>
            <w:tcMar>
              <w:top w:w="100.0" w:type="dxa"/>
              <w:left w:w="100.0" w:type="dxa"/>
              <w:bottom w:w="100.0" w:type="dxa"/>
              <w:right w:w="100.0" w:type="dxa"/>
            </w:tcMar>
            <w:vAlign w:val="top"/>
          </w:tcPr>
          <w:p w:rsidR="00000000" w:rsidDel="00000000" w:rsidP="00000000" w:rsidRDefault="00000000" w:rsidRPr="00000000" w14:paraId="0000008B">
            <w:pPr>
              <w:rPr>
                <w:b w:val="1"/>
                <w:bCs w:val="1"/>
              </w:rPr>
            </w:pPr>
            <w:r w:rsidDel="00000000" w:rsidR="00000000" w:rsidRPr="00000000">
              <w:rPr>
                <w:b w:val="1"/>
                <w:bCs w:val="1"/>
                <w:rtl w:val="0"/>
              </w:rPr>
              <w:t xml:space="preserve">₹2.3 Cr</w:t>
            </w:r>
          </w:p>
        </w:tc>
      </w:tr>
    </w:tbl>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ind w:left="-720" w:firstLine="0"/>
        <w:rPr>
          <w:rFonts w:ascii="Comfortaa" w:cs="Comfortaa" w:eastAsia="Comfortaa" w:hAnsi="Comfortaa"/>
          <w:b w:val="1"/>
          <w:bCs w:val="1"/>
          <w:color w:val="ff9900"/>
          <w:sz w:val="34"/>
          <w:szCs w:val="34"/>
        </w:rPr>
      </w:pPr>
      <w:bookmarkStart w:colFirst="0" w:colLast="0" w:name="_gxzsh9a0z7b6" w:id="14"/>
      <w:bookmarkEnd w:id="14"/>
      <w:r w:rsidDel="00000000" w:rsidR="00000000" w:rsidRPr="00000000">
        <w:rPr>
          <w:rFonts w:ascii="Comfortaa" w:cs="Comfortaa" w:eastAsia="Comfortaa" w:hAnsi="Comfortaa"/>
          <w:b w:val="1"/>
          <w:bCs w:val="1"/>
          <w:color w:val="ff9900"/>
          <w:sz w:val="34"/>
          <w:szCs w:val="34"/>
          <w:rtl w:val="0"/>
        </w:rPr>
        <w:t xml:space="preserve">IMPACT FRAMEWORK</w:t>
      </w:r>
    </w:p>
    <w:p w:rsidR="00000000" w:rsidDel="00000000" w:rsidP="00000000" w:rsidRDefault="00000000" w:rsidRPr="00000000" w14:paraId="00000091">
      <w:pPr>
        <w:pStyle w:val="Heading3"/>
        <w:keepNext w:val="0"/>
        <w:keepLines w:val="0"/>
        <w:spacing w:before="280" w:lineRule="auto"/>
        <w:ind w:left="-720" w:firstLine="0"/>
        <w:rPr>
          <w:b w:val="1"/>
          <w:bCs w:val="1"/>
          <w:color w:val="000000"/>
          <w:sz w:val="26"/>
          <w:szCs w:val="26"/>
        </w:rPr>
      </w:pPr>
      <w:bookmarkStart w:colFirst="0" w:colLast="0" w:name="_vf8ttyu5398l" w:id="15"/>
      <w:bookmarkEnd w:id="15"/>
      <w:r w:rsidDel="00000000" w:rsidR="00000000" w:rsidRPr="00000000">
        <w:rPr>
          <w:b w:val="1"/>
          <w:bCs w:val="1"/>
          <w:color w:val="000000"/>
          <w:sz w:val="26"/>
          <w:szCs w:val="26"/>
          <w:rtl w:val="0"/>
        </w:rPr>
        <w:t xml:space="preserve">Key Metrics Tracked Annually</w:t>
      </w:r>
    </w:p>
    <w:p w:rsidR="00000000" w:rsidDel="00000000" w:rsidP="00000000" w:rsidRDefault="00000000" w:rsidRPr="00000000" w14:paraId="00000092">
      <w:pPr>
        <w:numPr>
          <w:ilvl w:val="0"/>
          <w:numId w:val="6"/>
        </w:numPr>
        <w:spacing w:after="0" w:afterAutospacing="0" w:before="240" w:lineRule="auto"/>
        <w:ind w:left="-720" w:firstLine="0"/>
      </w:pPr>
      <w:r w:rsidDel="00000000" w:rsidR="00000000" w:rsidRPr="00000000">
        <w:rPr>
          <w:rtl w:val="0"/>
        </w:rPr>
        <w:t xml:space="preserve">Number of women placed in internships</w:t>
      </w:r>
    </w:p>
    <w:p w:rsidR="00000000" w:rsidDel="00000000" w:rsidP="00000000" w:rsidRDefault="00000000" w:rsidRPr="00000000" w14:paraId="00000093">
      <w:pPr>
        <w:numPr>
          <w:ilvl w:val="0"/>
          <w:numId w:val="6"/>
        </w:numPr>
        <w:spacing w:after="0" w:afterAutospacing="0" w:before="0" w:beforeAutospacing="0" w:lineRule="auto"/>
        <w:ind w:left="-720" w:firstLine="0"/>
      </w:pPr>
      <w:r w:rsidDel="00000000" w:rsidR="00000000" w:rsidRPr="00000000">
        <w:rPr>
          <w:rtl w:val="0"/>
        </w:rPr>
        <w:t xml:space="preserve">Number of production houses hiring women</w:t>
      </w:r>
    </w:p>
    <w:p w:rsidR="00000000" w:rsidDel="00000000" w:rsidP="00000000" w:rsidRDefault="00000000" w:rsidRPr="00000000" w14:paraId="00000094">
      <w:pPr>
        <w:numPr>
          <w:ilvl w:val="0"/>
          <w:numId w:val="6"/>
        </w:numPr>
        <w:spacing w:after="240" w:before="0" w:beforeAutospacing="0" w:lineRule="auto"/>
        <w:ind w:left="-720" w:firstLine="0"/>
      </w:pPr>
      <w:r w:rsidDel="00000000" w:rsidR="00000000" w:rsidRPr="00000000">
        <w:rPr>
          <w:rtl w:val="0"/>
        </w:rPr>
        <w:t xml:space="preserve">Overall employment growth in women-led units</w:t>
      </w:r>
    </w:p>
    <w:p w:rsidR="00000000" w:rsidDel="00000000" w:rsidP="00000000" w:rsidRDefault="00000000" w:rsidRPr="00000000" w14:paraId="00000095">
      <w:pPr>
        <w:pStyle w:val="Heading3"/>
        <w:keepNext w:val="0"/>
        <w:keepLines w:val="0"/>
        <w:spacing w:before="280" w:lineRule="auto"/>
        <w:ind w:left="-720" w:firstLine="0"/>
        <w:rPr>
          <w:b w:val="1"/>
          <w:bCs w:val="1"/>
          <w:color w:val="000000"/>
          <w:sz w:val="26"/>
          <w:szCs w:val="26"/>
        </w:rPr>
      </w:pPr>
      <w:bookmarkStart w:colFirst="0" w:colLast="0" w:name="_eaud1yt5iowr" w:id="16"/>
      <w:bookmarkEnd w:id="16"/>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ind w:left="-720" w:firstLine="0"/>
        <w:rPr>
          <w:b w:val="1"/>
          <w:bCs w:val="1"/>
          <w:color w:val="000000"/>
          <w:sz w:val="26"/>
          <w:szCs w:val="26"/>
        </w:rPr>
      </w:pPr>
      <w:bookmarkStart w:colFirst="0" w:colLast="0" w:name="_hysu8a9ewu1h" w:id="17"/>
      <w:bookmarkEnd w:id="17"/>
      <w:r w:rsidDel="00000000" w:rsidR="00000000" w:rsidRPr="00000000">
        <w:rPr>
          <w:b w:val="1"/>
          <w:bCs w:val="1"/>
          <w:color w:val="000000"/>
          <w:sz w:val="26"/>
          <w:szCs w:val="26"/>
          <w:rtl w:val="0"/>
        </w:rPr>
        <w:t xml:space="preserve">Projected Impact by Year 3</w:t>
      </w:r>
    </w:p>
    <w:p w:rsidR="00000000" w:rsidDel="00000000" w:rsidP="00000000" w:rsidRDefault="00000000" w:rsidRPr="00000000" w14:paraId="00000097">
      <w:pPr>
        <w:numPr>
          <w:ilvl w:val="0"/>
          <w:numId w:val="1"/>
        </w:numPr>
        <w:spacing w:after="0" w:afterAutospacing="0" w:before="240" w:lineRule="auto"/>
        <w:ind w:left="-720" w:firstLine="0"/>
      </w:pPr>
      <w:r w:rsidDel="00000000" w:rsidR="00000000" w:rsidRPr="00000000">
        <w:rPr>
          <w:rtl w:val="0"/>
        </w:rPr>
        <w:t xml:space="preserve">100+ internships completed</w:t>
      </w:r>
    </w:p>
    <w:p w:rsidR="00000000" w:rsidDel="00000000" w:rsidP="00000000" w:rsidRDefault="00000000" w:rsidRPr="00000000" w14:paraId="00000098">
      <w:pPr>
        <w:numPr>
          <w:ilvl w:val="0"/>
          <w:numId w:val="1"/>
        </w:numPr>
        <w:spacing w:after="240" w:before="0" w:beforeAutospacing="0" w:lineRule="auto"/>
        <w:ind w:left="-720" w:firstLine="0"/>
      </w:pPr>
      <w:r w:rsidDel="00000000" w:rsidR="00000000" w:rsidRPr="00000000">
        <w:rPr>
          <w:rtl w:val="0"/>
        </w:rPr>
        <w:t xml:space="preserve">50 production companies earn WIF India gender-forward badge </w:t>
      </w:r>
    </w:p>
    <w:p w:rsidR="00000000" w:rsidDel="00000000" w:rsidP="00000000" w:rsidRDefault="00000000" w:rsidRPr="00000000" w14:paraId="00000099">
      <w:pPr>
        <w:pStyle w:val="Heading2"/>
        <w:keepNext w:val="0"/>
        <w:keepLines w:val="0"/>
        <w:spacing w:after="80" w:lineRule="auto"/>
        <w:ind w:left="-720" w:firstLine="0"/>
        <w:rPr>
          <w:rFonts w:ascii="Comfortaa" w:cs="Comfortaa" w:eastAsia="Comfortaa" w:hAnsi="Comfortaa"/>
          <w:b w:val="1"/>
          <w:bCs w:val="1"/>
          <w:color w:val="ff9900"/>
          <w:sz w:val="34"/>
          <w:szCs w:val="34"/>
        </w:rPr>
      </w:pPr>
      <w:bookmarkStart w:colFirst="0" w:colLast="0" w:name="_bksju3ewtz1p" w:id="18"/>
      <w:bookmarkEnd w:id="18"/>
      <w:r w:rsidDel="00000000" w:rsidR="00000000" w:rsidRPr="00000000">
        <w:rPr>
          <w:rFonts w:ascii="Comfortaa" w:cs="Comfortaa" w:eastAsia="Comfortaa" w:hAnsi="Comfortaa"/>
          <w:b w:val="1"/>
          <w:bCs w:val="1"/>
          <w:color w:val="ff9900"/>
          <w:sz w:val="34"/>
          <w:szCs w:val="34"/>
          <w:rtl w:val="0"/>
        </w:rPr>
        <w:t xml:space="preserve">MONITORING &amp; EVALUATION TOOLKIT</w:t>
      </w:r>
    </w:p>
    <w:p w:rsidR="00000000" w:rsidDel="00000000" w:rsidP="00000000" w:rsidRDefault="00000000" w:rsidRPr="00000000" w14:paraId="0000009A">
      <w:pPr>
        <w:spacing w:after="240" w:before="240" w:lineRule="auto"/>
        <w:ind w:left="-720" w:firstLine="0"/>
        <w:rPr/>
      </w:pPr>
      <w:r w:rsidDel="00000000" w:rsidR="00000000" w:rsidRPr="00000000">
        <w:rPr>
          <w:rtl w:val="0"/>
        </w:rPr>
        <w:t xml:space="preserve">WIF India will implement a robust M&amp;E framework that includes:</w:t>
      </w:r>
    </w:p>
    <w:p w:rsidR="00000000" w:rsidDel="00000000" w:rsidP="00000000" w:rsidRDefault="00000000" w:rsidRPr="00000000" w14:paraId="0000009B">
      <w:pPr>
        <w:numPr>
          <w:ilvl w:val="0"/>
          <w:numId w:val="8"/>
        </w:numPr>
        <w:spacing w:after="0" w:afterAutospacing="0" w:before="240" w:lineRule="auto"/>
        <w:ind w:left="-720" w:firstLine="0"/>
      </w:pPr>
      <w:r w:rsidDel="00000000" w:rsidR="00000000" w:rsidRPr="00000000">
        <w:rPr>
          <w:rtl w:val="0"/>
        </w:rPr>
        <w:t xml:space="preserve">Pre- and post-program surveys for interns and lab attendees</w:t>
      </w:r>
    </w:p>
    <w:p w:rsidR="00000000" w:rsidDel="00000000" w:rsidP="00000000" w:rsidRDefault="00000000" w:rsidRPr="00000000" w14:paraId="0000009C">
      <w:pPr>
        <w:numPr>
          <w:ilvl w:val="0"/>
          <w:numId w:val="8"/>
        </w:numPr>
        <w:spacing w:after="0" w:afterAutospacing="0" w:before="0" w:beforeAutospacing="0" w:lineRule="auto"/>
        <w:ind w:left="-720" w:firstLine="0"/>
      </w:pPr>
      <w:r w:rsidDel="00000000" w:rsidR="00000000" w:rsidRPr="00000000">
        <w:rPr>
          <w:rtl w:val="0"/>
        </w:rPr>
        <w:t xml:space="preserve">Hiring and promotion tracking within studios we engage</w:t>
      </w:r>
    </w:p>
    <w:p w:rsidR="00000000" w:rsidDel="00000000" w:rsidP="00000000" w:rsidRDefault="00000000" w:rsidRPr="00000000" w14:paraId="0000009D">
      <w:pPr>
        <w:numPr>
          <w:ilvl w:val="0"/>
          <w:numId w:val="8"/>
        </w:numPr>
        <w:spacing w:after="0" w:afterAutospacing="0" w:before="0" w:beforeAutospacing="0" w:lineRule="auto"/>
        <w:ind w:left="-720" w:firstLine="0"/>
      </w:pPr>
      <w:r w:rsidDel="00000000" w:rsidR="00000000" w:rsidRPr="00000000">
        <w:rPr>
          <w:rtl w:val="0"/>
        </w:rPr>
        <w:t xml:space="preserve">Internship completion and conversion logs</w:t>
      </w:r>
    </w:p>
    <w:p w:rsidR="00000000" w:rsidDel="00000000" w:rsidP="00000000" w:rsidRDefault="00000000" w:rsidRPr="00000000" w14:paraId="0000009E">
      <w:pPr>
        <w:numPr>
          <w:ilvl w:val="0"/>
          <w:numId w:val="8"/>
        </w:numPr>
        <w:spacing w:after="0" w:afterAutospacing="0" w:before="0" w:beforeAutospacing="0" w:lineRule="auto"/>
        <w:ind w:left="-720" w:firstLine="0"/>
      </w:pPr>
      <w:r w:rsidDel="00000000" w:rsidR="00000000" w:rsidRPr="00000000">
        <w:rPr>
          <w:rtl w:val="0"/>
        </w:rPr>
        <w:t xml:space="preserve">Employer and mentor feedback reports</w:t>
      </w:r>
    </w:p>
    <w:p w:rsidR="00000000" w:rsidDel="00000000" w:rsidP="00000000" w:rsidRDefault="00000000" w:rsidRPr="00000000" w14:paraId="0000009F">
      <w:pPr>
        <w:numPr>
          <w:ilvl w:val="0"/>
          <w:numId w:val="8"/>
        </w:numPr>
        <w:spacing w:after="0" w:afterAutospacing="0" w:before="0" w:beforeAutospacing="0" w:lineRule="auto"/>
        <w:ind w:left="-720" w:firstLine="0"/>
      </w:pPr>
      <w:r w:rsidDel="00000000" w:rsidR="00000000" w:rsidRPr="00000000">
        <w:rPr>
          <w:rtl w:val="0"/>
        </w:rPr>
        <w:t xml:space="preserve">Annual WIF India Gender Employment Report</w:t>
      </w:r>
    </w:p>
    <w:p w:rsidR="00000000" w:rsidDel="00000000" w:rsidP="00000000" w:rsidRDefault="00000000" w:rsidRPr="00000000" w14:paraId="000000A0">
      <w:pPr>
        <w:numPr>
          <w:ilvl w:val="0"/>
          <w:numId w:val="8"/>
        </w:numPr>
        <w:spacing w:after="240" w:before="0" w:beforeAutospacing="0" w:lineRule="auto"/>
        <w:ind w:left="-720" w:firstLine="0"/>
      </w:pPr>
      <w:r w:rsidDel="00000000" w:rsidR="00000000" w:rsidRPr="00000000">
        <w:rPr>
          <w:rtl w:val="0"/>
        </w:rPr>
        <w:t xml:space="preserve">Third-party impact audit (Year 3) for transparency</w:t>
      </w:r>
    </w:p>
    <w:p w:rsidR="00000000" w:rsidDel="00000000" w:rsidP="00000000" w:rsidRDefault="00000000" w:rsidRPr="00000000" w14:paraId="000000A1">
      <w:pPr>
        <w:spacing w:after="240" w:before="240" w:lineRule="auto"/>
        <w:ind w:left="720" w:firstLine="0"/>
        <w:rPr/>
      </w:pP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ind w:left="-720" w:firstLine="0"/>
        <w:rPr>
          <w:rFonts w:ascii="Comfortaa" w:cs="Comfortaa" w:eastAsia="Comfortaa" w:hAnsi="Comfortaa"/>
          <w:b w:val="1"/>
          <w:bCs w:val="1"/>
          <w:color w:val="ff9900"/>
          <w:sz w:val="34"/>
          <w:szCs w:val="34"/>
        </w:rPr>
      </w:pPr>
      <w:bookmarkStart w:colFirst="0" w:colLast="0" w:name="_4sxgcuubnq4e" w:id="19"/>
      <w:bookmarkEnd w:id="19"/>
      <w:r w:rsidDel="00000000" w:rsidR="00000000" w:rsidRPr="00000000">
        <w:rPr>
          <w:rFonts w:ascii="Comfortaa" w:cs="Comfortaa" w:eastAsia="Comfortaa" w:hAnsi="Comfortaa"/>
          <w:b w:val="1"/>
          <w:bCs w:val="1"/>
          <w:color w:val="ff9900"/>
          <w:sz w:val="34"/>
          <w:szCs w:val="34"/>
          <w:rtl w:val="0"/>
        </w:rPr>
        <w:t xml:space="preserve">CONCLUSION</w:t>
      </w:r>
    </w:p>
    <w:p w:rsidR="00000000" w:rsidDel="00000000" w:rsidP="00000000" w:rsidRDefault="00000000" w:rsidRPr="00000000" w14:paraId="000000A3">
      <w:pPr>
        <w:spacing w:after="240" w:before="240" w:lineRule="auto"/>
        <w:ind w:left="-720" w:firstLine="0"/>
        <w:rPr/>
      </w:pPr>
      <w:r w:rsidDel="00000000" w:rsidR="00000000" w:rsidRPr="00000000">
        <w:rPr>
          <w:rtl w:val="0"/>
        </w:rPr>
        <w:t xml:space="preserve">This proposal is not just about employment, it is about systemic inclusion, creative representation, and economic empowerment for women in Indian media.</w:t>
      </w:r>
    </w:p>
    <w:p w:rsidR="00000000" w:rsidDel="00000000" w:rsidP="00000000" w:rsidRDefault="00000000" w:rsidRPr="00000000" w14:paraId="000000A4">
      <w:pPr>
        <w:spacing w:after="240" w:before="240" w:lineRule="auto"/>
        <w:ind w:left="-720" w:firstLine="0"/>
        <w:rPr/>
      </w:pPr>
      <w:r w:rsidDel="00000000" w:rsidR="00000000" w:rsidRPr="00000000">
        <w:rPr>
          <w:rtl w:val="0"/>
        </w:rPr>
        <w:t xml:space="preserve">We request an annual commitment of </w:t>
      </w:r>
      <w:r w:rsidDel="00000000" w:rsidR="00000000" w:rsidRPr="00000000">
        <w:rPr>
          <w:b w:val="1"/>
          <w:bCs w:val="1"/>
          <w:rtl w:val="0"/>
        </w:rPr>
        <w:t xml:space="preserve">₹2.5 crores</w:t>
      </w:r>
      <w:r w:rsidDel="00000000" w:rsidR="00000000" w:rsidRPr="00000000">
        <w:rPr>
          <w:rtl w:val="0"/>
        </w:rPr>
        <w:t xml:space="preserve"> from the Ministry of Information &amp; Broadcasting to deliver:</w:t>
      </w:r>
    </w:p>
    <w:p w:rsidR="00000000" w:rsidDel="00000000" w:rsidP="00000000" w:rsidRDefault="00000000" w:rsidRPr="00000000" w14:paraId="000000A5">
      <w:pPr>
        <w:numPr>
          <w:ilvl w:val="0"/>
          <w:numId w:val="5"/>
        </w:numPr>
        <w:spacing w:after="0" w:afterAutospacing="0" w:before="240" w:lineRule="auto"/>
        <w:ind w:left="-720" w:firstLine="0"/>
      </w:pPr>
      <w:r w:rsidDel="00000000" w:rsidR="00000000" w:rsidRPr="00000000">
        <w:rPr>
          <w:rtl w:val="0"/>
        </w:rPr>
        <w:t xml:space="preserve">Scalable, measurable employment outcomes</w:t>
      </w:r>
    </w:p>
    <w:p w:rsidR="00000000" w:rsidDel="00000000" w:rsidP="00000000" w:rsidRDefault="00000000" w:rsidRPr="00000000" w14:paraId="000000A6">
      <w:pPr>
        <w:numPr>
          <w:ilvl w:val="0"/>
          <w:numId w:val="5"/>
        </w:numPr>
        <w:spacing w:after="0" w:afterAutospacing="0" w:before="0" w:beforeAutospacing="0" w:lineRule="auto"/>
        <w:ind w:left="-720" w:firstLine="0"/>
      </w:pPr>
      <w:r w:rsidDel="00000000" w:rsidR="00000000" w:rsidRPr="00000000">
        <w:rPr>
          <w:rtl w:val="0"/>
        </w:rPr>
        <w:t xml:space="preserve">Increased representation of Indian women filmmakers</w:t>
      </w:r>
    </w:p>
    <w:p w:rsidR="00000000" w:rsidDel="00000000" w:rsidP="00000000" w:rsidRDefault="00000000" w:rsidRPr="00000000" w14:paraId="000000A7">
      <w:pPr>
        <w:numPr>
          <w:ilvl w:val="0"/>
          <w:numId w:val="5"/>
        </w:numPr>
        <w:spacing w:after="240" w:before="0" w:beforeAutospacing="0" w:lineRule="auto"/>
        <w:ind w:left="-720" w:firstLine="0"/>
      </w:pPr>
      <w:r w:rsidDel="00000000" w:rsidR="00000000" w:rsidRPr="00000000">
        <w:rPr>
          <w:rtl w:val="0"/>
        </w:rPr>
        <w:t xml:space="preserve">Lasting change in hiring practices across the entertainment ecosystem</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ind w:left="-720" w:firstLine="0"/>
        <w:rPr>
          <w:rFonts w:ascii="Comfortaa" w:cs="Comfortaa" w:eastAsia="Comfortaa" w:hAnsi="Comfortaa"/>
          <w:b w:val="1"/>
          <w:bCs w:val="1"/>
          <w:color w:val="ff9900"/>
          <w:sz w:val="26"/>
          <w:szCs w:val="26"/>
        </w:rPr>
      </w:pPr>
      <w:bookmarkStart w:colFirst="0" w:colLast="0" w:name="_1k8qiryogcc4" w:id="20"/>
      <w:bookmarkEnd w:id="20"/>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ind w:left="-720" w:firstLine="0"/>
        <w:rPr>
          <w:rFonts w:ascii="Comfortaa" w:cs="Comfortaa" w:eastAsia="Comfortaa" w:hAnsi="Comfortaa"/>
          <w:b w:val="1"/>
          <w:bCs w:val="1"/>
          <w:color w:val="ff9900"/>
          <w:sz w:val="26"/>
          <w:szCs w:val="26"/>
        </w:rPr>
      </w:pPr>
      <w:bookmarkStart w:colFirst="0" w:colLast="0" w:name="_r107ik1xbnsa" w:id="21"/>
      <w:bookmarkEnd w:id="21"/>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ind w:left="-720" w:firstLine="0"/>
        <w:rPr>
          <w:rFonts w:ascii="Comfortaa" w:cs="Comfortaa" w:eastAsia="Comfortaa" w:hAnsi="Comfortaa"/>
          <w:b w:val="1"/>
          <w:bCs w:val="1"/>
          <w:color w:val="ff9900"/>
          <w:sz w:val="26"/>
          <w:szCs w:val="26"/>
        </w:rPr>
      </w:pPr>
      <w:bookmarkStart w:colFirst="0" w:colLast="0" w:name="_6lfiy9c4e2q6" w:id="22"/>
      <w:bookmarkEnd w:id="22"/>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ind w:left="-720" w:firstLine="0"/>
        <w:rPr>
          <w:rFonts w:ascii="Comfortaa" w:cs="Comfortaa" w:eastAsia="Comfortaa" w:hAnsi="Comfortaa"/>
          <w:b w:val="1"/>
          <w:bCs w:val="1"/>
          <w:color w:val="ff9900"/>
        </w:rPr>
      </w:pPr>
      <w:bookmarkStart w:colFirst="0" w:colLast="0" w:name="_z2c57kxt6rl5" w:id="23"/>
      <w:bookmarkEnd w:id="23"/>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ind w:left="-720" w:firstLine="0"/>
        <w:rPr/>
      </w:pPr>
      <w:bookmarkStart w:colFirst="0" w:colLast="0" w:name="_1q1de4twlunp" w:id="24"/>
      <w:bookmarkEnd w:id="24"/>
      <w:r w:rsidDel="00000000" w:rsidR="00000000" w:rsidRPr="00000000">
        <w:rPr>
          <w:rFonts w:ascii="Comfortaa" w:cs="Comfortaa" w:eastAsia="Comfortaa" w:hAnsi="Comfortaa"/>
          <w:b w:val="1"/>
          <w:bCs w:val="1"/>
          <w:color w:val="ff9900"/>
          <w:rtl w:val="0"/>
        </w:rPr>
        <w:t xml:space="preserve">WIF India Proposes a Closing Ceremony to Mark the Completion of the Program</w:t>
      </w:r>
      <w:r w:rsidDel="00000000" w:rsidR="00000000" w:rsidRPr="00000000">
        <w:rPr>
          <w:rtl w:val="0"/>
        </w:rPr>
      </w:r>
    </w:p>
    <w:p w:rsidR="00000000" w:rsidDel="00000000" w:rsidP="00000000" w:rsidRDefault="00000000" w:rsidRPr="00000000" w14:paraId="000000AF">
      <w:pPr>
        <w:keepNext w:val="0"/>
        <w:keepLines w:val="0"/>
        <w:spacing w:before="280" w:lineRule="auto"/>
        <w:ind w:left="-720" w:firstLine="0"/>
        <w:rPr/>
      </w:pPr>
      <w:r w:rsidDel="00000000" w:rsidR="00000000" w:rsidRPr="00000000">
        <w:rPr>
          <w:rtl w:val="0"/>
        </w:rPr>
        <w:t xml:space="preserve">At the conclusion of the six-month internship program, WIF India will host a formal closing event to celebrate the achievements of the participants. During this event, all interns will receive certificates acknowledging their successful completion of the program. These certificates will feature the Kamla Mills Foundation logo and will be co-signed by representatives from the partner production house and WIF India.</w:t>
      </w:r>
    </w:p>
    <w:p w:rsidR="00000000" w:rsidDel="00000000" w:rsidP="00000000" w:rsidRDefault="00000000" w:rsidRPr="00000000" w14:paraId="000000B0">
      <w:pPr>
        <w:keepNext w:val="0"/>
        <w:keepLines w:val="0"/>
        <w:spacing w:before="280" w:lineRule="auto"/>
        <w:ind w:left="-720" w:firstLine="0"/>
        <w:rPr/>
      </w:pPr>
      <w:r w:rsidDel="00000000" w:rsidR="00000000" w:rsidRPr="00000000">
        <w:rPr>
          <w:rtl w:val="0"/>
        </w:rPr>
        <w:t xml:space="preserve">We would be honoured to invite a representative from the Kamla Mills Foundation, ideally the Founder to personally present the certificates, alongside a WIF India Board Member. This event will also serve as a public platform to showcase the Foundation’s meaningful contribution toward advancing employment opportunities for young women in the Indian film industry. The visibility from this moment will add significantly to Kamla Mills Foundation’s impact narrative and public credentials as a champion of gender equity and workforce development.</w:t>
      </w:r>
    </w:p>
    <w:p w:rsidR="00000000" w:rsidDel="00000000" w:rsidP="00000000" w:rsidRDefault="00000000" w:rsidRPr="00000000" w14:paraId="000000B1">
      <w:pPr>
        <w:spacing w:after="240" w:before="240" w:lineRule="auto"/>
        <w:ind w:left="-720" w:firstLine="0"/>
        <w:rPr>
          <w:b w:val="1"/>
          <w:bCs w:val="1"/>
        </w:rPr>
      </w:pPr>
      <w:r w:rsidDel="00000000" w:rsidR="00000000" w:rsidRPr="00000000">
        <w:rPr>
          <w:b w:val="1"/>
          <w:bCs w:val="1"/>
          <w:rtl w:val="0"/>
        </w:rPr>
        <w:t xml:space="preserve">Let’s get more women more jobs — and together, change the story.</w:t>
      </w:r>
    </w:p>
    <w:p w:rsidR="00000000" w:rsidDel="00000000" w:rsidP="00000000" w:rsidRDefault="00000000" w:rsidRPr="00000000" w14:paraId="000000B2">
      <w:pPr>
        <w:keepNext w:val="0"/>
        <w:keepLines w:val="0"/>
        <w:spacing w:before="280" w:lineRule="auto"/>
        <w:ind w:left="-720" w:firstLine="0"/>
        <w:rPr/>
      </w:pPr>
      <w:r w:rsidDel="00000000" w:rsidR="00000000" w:rsidRPr="00000000">
        <w:rPr>
          <w:rtl w:val="0"/>
        </w:rPr>
      </w:r>
    </w:p>
    <w:p w:rsidR="00000000" w:rsidDel="00000000" w:rsidP="00000000" w:rsidRDefault="00000000" w:rsidRPr="00000000" w14:paraId="000000B3">
      <w:pPr>
        <w:spacing w:after="240" w:before="240" w:lineRule="auto"/>
        <w:ind w:left="-72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720" w:firstLine="0"/>
        <w:rPr>
          <w:rFonts w:ascii="Comfortaa" w:cs="Comfortaa" w:eastAsia="Comfortaa" w:hAnsi="Comfortaa"/>
          <w:b w:val="1"/>
          <w:bCs w:val="1"/>
          <w:color w:val="674ea7"/>
          <w:sz w:val="36"/>
          <w:szCs w:val="36"/>
        </w:rPr>
      </w:pPr>
      <w:r w:rsidDel="00000000" w:rsidR="00000000" w:rsidRPr="00000000">
        <w:rPr>
          <w:rtl w:val="0"/>
        </w:rPr>
      </w:r>
    </w:p>
    <w:p w:rsidR="00000000" w:rsidDel="00000000" w:rsidP="00000000" w:rsidRDefault="00000000" w:rsidRPr="00000000" w14:paraId="000000B7">
      <w:pPr>
        <w:ind w:left="-720" w:firstLine="0"/>
        <w:rPr>
          <w:rFonts w:ascii="Comfortaa" w:cs="Comfortaa" w:eastAsia="Comfortaa" w:hAnsi="Comfortaa"/>
          <w:b w:val="1"/>
          <w:bCs w:val="1"/>
          <w:color w:val="674ea7"/>
          <w:sz w:val="36"/>
          <w:szCs w:val="36"/>
        </w:rPr>
      </w:pPr>
      <w:r w:rsidDel="00000000" w:rsidR="00000000" w:rsidRPr="00000000">
        <w:rPr>
          <w:rtl w:val="0"/>
        </w:rPr>
      </w:r>
    </w:p>
    <w:p w:rsidR="00000000" w:rsidDel="00000000" w:rsidP="00000000" w:rsidRDefault="00000000" w:rsidRPr="00000000" w14:paraId="000000B8">
      <w:pPr>
        <w:ind w:left="-720" w:firstLine="0"/>
        <w:rPr>
          <w:rFonts w:ascii="Comfortaa" w:cs="Comfortaa" w:eastAsia="Comfortaa" w:hAnsi="Comfortaa"/>
          <w:b w:val="1"/>
          <w:bCs w:val="1"/>
          <w:color w:val="674ea7"/>
          <w:sz w:val="36"/>
          <w:szCs w:val="36"/>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SemiBold">
    <w:embedRegular w:fontKey="{00000000-0000-0000-0000-000000000000}" r:id="rId1" w:subsetted="0"/>
    <w:embedBold w:fontKey="{00000000-0000-0000-0000-000000000000}" r:id="rId2" w:subsetted="0"/>
  </w:font>
  <w:font w:name="Comfortaa">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mdb.com/name/nm0012541/" TargetMode="External"/><Relationship Id="rId22" Type="http://schemas.openxmlformats.org/officeDocument/2006/relationships/hyperlink" Target="https://www.imdb.com/name/nm10440991/" TargetMode="External"/><Relationship Id="rId21" Type="http://schemas.openxmlformats.org/officeDocument/2006/relationships/hyperlink" Target="https://www.imdb.com/name/nm3032965/" TargetMode="External"/><Relationship Id="rId24" Type="http://schemas.openxmlformats.org/officeDocument/2006/relationships/hyperlink" Target="https://www.imdb.com/name/nm3542598/" TargetMode="External"/><Relationship Id="rId23" Type="http://schemas.openxmlformats.org/officeDocument/2006/relationships/hyperlink" Target="https://www.imdb.com/name/nm00070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mdb.com/name/nm3090468/" TargetMode="External"/><Relationship Id="rId25" Type="http://schemas.openxmlformats.org/officeDocument/2006/relationships/hyperlink" Target="https://www.imdb.com/name/nm1270419/"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11" Type="http://schemas.openxmlformats.org/officeDocument/2006/relationships/hyperlink" Target="https://www.imdb.com/name/nm0438471/" TargetMode="External"/><Relationship Id="rId10" Type="http://schemas.openxmlformats.org/officeDocument/2006/relationships/hyperlink" Target="https://www.imdb.com/name/nm2261124/" TargetMode="External"/><Relationship Id="rId13" Type="http://schemas.openxmlformats.org/officeDocument/2006/relationships/hyperlink" Target="https://www.linkedin.com/in/gayatriyadav/" TargetMode="External"/><Relationship Id="rId12" Type="http://schemas.openxmlformats.org/officeDocument/2006/relationships/hyperlink" Target="https://www.imdb.com/name/nm13009859/" TargetMode="External"/><Relationship Id="rId15" Type="http://schemas.openxmlformats.org/officeDocument/2006/relationships/hyperlink" Target="https://www.imdb.com/name/nm1944105/" TargetMode="External"/><Relationship Id="rId14" Type="http://schemas.openxmlformats.org/officeDocument/2006/relationships/hyperlink" Target="https://www.imdb.com/name/nm1903006/" TargetMode="External"/><Relationship Id="rId17" Type="http://schemas.openxmlformats.org/officeDocument/2006/relationships/hyperlink" Target="https://www.imdb.com/name/nm2837117/" TargetMode="External"/><Relationship Id="rId16" Type="http://schemas.openxmlformats.org/officeDocument/2006/relationships/hyperlink" Target="https://www.imdb.com/name/nm3788160/" TargetMode="External"/><Relationship Id="rId19" Type="http://schemas.openxmlformats.org/officeDocument/2006/relationships/hyperlink" Target="https://www.imdb.com/name/nm1045701/" TargetMode="External"/><Relationship Id="rId18" Type="http://schemas.openxmlformats.org/officeDocument/2006/relationships/hyperlink" Target="https://www.imdb.com/name/nm04241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SemiBold-regular.ttf"/><Relationship Id="rId2" Type="http://schemas.openxmlformats.org/officeDocument/2006/relationships/font" Target="fonts/ComfortaaSemiBold-bold.ttf"/><Relationship Id="rId3" Type="http://schemas.openxmlformats.org/officeDocument/2006/relationships/font" Target="fonts/Comfortaa-regular.ttf"/><Relationship Id="rId4"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